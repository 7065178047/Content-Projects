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4D9" w:rsidRDefault="00E80D61">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The Living and the Non-living</w:t>
      </w:r>
    </w:p>
    <w:p w:rsidR="00B254D9" w:rsidRDefault="00B254D9">
      <w:pPr>
        <w:jc w:val="center"/>
        <w:rPr>
          <w:rFonts w:ascii="Times New Roman" w:hAnsi="Times New Roman" w:cs="Times New Roman"/>
          <w:b/>
          <w:bCs/>
          <w:sz w:val="24"/>
          <w:szCs w:val="24"/>
          <w:u w:val="single"/>
        </w:rPr>
      </w:pPr>
    </w:p>
    <w:p w:rsidR="00B254D9" w:rsidRDefault="00E80D61">
      <w:pPr>
        <w:rPr>
          <w:rFonts w:ascii="Times New Roman" w:hAnsi="Times New Roman" w:cs="Times New Roman"/>
          <w:b/>
          <w:bCs/>
          <w:sz w:val="24"/>
          <w:szCs w:val="24"/>
        </w:rPr>
      </w:pPr>
      <w:r>
        <w:rPr>
          <w:rFonts w:ascii="Times New Roman" w:hAnsi="Times New Roman" w:cs="Times New Roman"/>
          <w:b/>
          <w:bCs/>
          <w:sz w:val="24"/>
          <w:szCs w:val="24"/>
        </w:rPr>
        <w:t xml:space="preserve">Warm </w:t>
      </w:r>
      <w:r w:rsidR="00BA10AE">
        <w:rPr>
          <w:rFonts w:ascii="Times New Roman" w:hAnsi="Times New Roman" w:cs="Times New Roman"/>
          <w:b/>
          <w:bCs/>
          <w:sz w:val="24"/>
          <w:szCs w:val="24"/>
        </w:rPr>
        <w:t>Up</w:t>
      </w:r>
      <w:r>
        <w:rPr>
          <w:rFonts w:ascii="Times New Roman" w:hAnsi="Times New Roman" w:cs="Times New Roman"/>
          <w:b/>
          <w:bCs/>
          <w:sz w:val="24"/>
          <w:szCs w:val="24"/>
        </w:rPr>
        <w:t>!</w:t>
      </w:r>
    </w:p>
    <w:p w:rsidR="00B254D9" w:rsidRDefault="00E80D61">
      <w:pPr>
        <w:tabs>
          <w:tab w:val="left" w:pos="3650"/>
        </w:tabs>
      </w:pPr>
      <w:r>
        <w:rPr>
          <w:rFonts w:ascii="Times New Roman" w:hAnsi="Times New Roman" w:cs="Times New Roman"/>
          <w:bCs/>
          <w:iCs/>
          <w:sz w:val="24"/>
          <w:szCs w:val="24"/>
        </w:rPr>
        <w:t>Make a list of the things that you see in a park.</w:t>
      </w:r>
      <w:r w:rsidR="007A778A">
        <w:rPr>
          <w:rFonts w:ascii="Times New Roman" w:hAnsi="Times New Roman" w:cs="Times New Roman"/>
          <w:bCs/>
          <w:iCs/>
          <w:sz w:val="24"/>
          <w:szCs w:val="24"/>
        </w:rPr>
        <w:t xml:space="preserve"> </w:t>
      </w:r>
      <w:r>
        <w:rPr>
          <w:rFonts w:ascii="Times New Roman" w:hAnsi="Times New Roman" w:cs="Times New Roman"/>
          <w:bCs/>
          <w:iCs/>
          <w:sz w:val="24"/>
          <w:szCs w:val="24"/>
        </w:rPr>
        <w:t>Classify the listed things in the given table on the basis of whether they can move or not</w:t>
      </w:r>
      <w:r w:rsidR="005D2296">
        <w:rPr>
          <w:rFonts w:ascii="Times New Roman" w:hAnsi="Times New Roman" w:cs="Times New Roman"/>
          <w:bCs/>
          <w:iCs/>
          <w:sz w:val="24"/>
          <w:szCs w:val="24"/>
        </w:rPr>
        <w:t xml:space="preserve">. </w:t>
      </w:r>
    </w:p>
    <w:tbl>
      <w:tblPr>
        <w:tblStyle w:val="TableGrid"/>
        <w:tblW w:w="9577" w:type="dxa"/>
        <w:tblLook w:val="04A0"/>
      </w:tblPr>
      <w:tblGrid>
        <w:gridCol w:w="4788"/>
        <w:gridCol w:w="4789"/>
      </w:tblGrid>
      <w:tr w:rsidR="00B254D9">
        <w:tc>
          <w:tcPr>
            <w:tcW w:w="4788" w:type="dxa"/>
            <w:shd w:val="clear" w:color="auto" w:fill="auto"/>
            <w:tcMar>
              <w:left w:w="108" w:type="dxa"/>
            </w:tcMar>
          </w:tcPr>
          <w:p w:rsidR="00B254D9" w:rsidRDefault="00E80D61">
            <w:pPr>
              <w:tabs>
                <w:tab w:val="left" w:pos="3650"/>
              </w:tabs>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Things that can move</w:t>
            </w:r>
          </w:p>
        </w:tc>
        <w:tc>
          <w:tcPr>
            <w:tcW w:w="4788" w:type="dxa"/>
            <w:shd w:val="clear" w:color="auto" w:fill="auto"/>
            <w:tcMar>
              <w:left w:w="108" w:type="dxa"/>
            </w:tcMar>
          </w:tcPr>
          <w:p w:rsidR="00B254D9" w:rsidRDefault="00E80D61">
            <w:pPr>
              <w:tabs>
                <w:tab w:val="left" w:pos="3650"/>
              </w:tabs>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Things that cannot move</w:t>
            </w:r>
          </w:p>
        </w:tc>
      </w:tr>
      <w:tr w:rsidR="00B254D9">
        <w:tc>
          <w:tcPr>
            <w:tcW w:w="4788" w:type="dxa"/>
            <w:shd w:val="clear" w:color="auto" w:fill="auto"/>
            <w:tcMar>
              <w:left w:w="108" w:type="dxa"/>
            </w:tcMar>
          </w:tcPr>
          <w:p w:rsidR="00B254D9" w:rsidRDefault="00B254D9">
            <w:pPr>
              <w:tabs>
                <w:tab w:val="left" w:pos="3650"/>
              </w:tabs>
              <w:spacing w:after="0" w:line="240" w:lineRule="auto"/>
              <w:jc w:val="center"/>
              <w:rPr>
                <w:rFonts w:ascii="Times New Roman" w:hAnsi="Times New Roman" w:cs="Times New Roman"/>
                <w:b/>
                <w:bCs/>
                <w:iCs/>
                <w:sz w:val="24"/>
                <w:szCs w:val="24"/>
              </w:rPr>
            </w:pPr>
          </w:p>
        </w:tc>
        <w:tc>
          <w:tcPr>
            <w:tcW w:w="4788" w:type="dxa"/>
            <w:shd w:val="clear" w:color="auto" w:fill="auto"/>
            <w:tcMar>
              <w:left w:w="108" w:type="dxa"/>
            </w:tcMar>
          </w:tcPr>
          <w:p w:rsidR="00B254D9" w:rsidRDefault="00B254D9">
            <w:pPr>
              <w:tabs>
                <w:tab w:val="left" w:pos="3650"/>
              </w:tabs>
              <w:spacing w:after="0" w:line="240" w:lineRule="auto"/>
              <w:jc w:val="center"/>
              <w:rPr>
                <w:rFonts w:ascii="Times New Roman" w:hAnsi="Times New Roman" w:cs="Times New Roman"/>
                <w:b/>
                <w:bCs/>
                <w:iCs/>
                <w:sz w:val="24"/>
                <w:szCs w:val="24"/>
              </w:rPr>
            </w:pPr>
          </w:p>
        </w:tc>
      </w:tr>
    </w:tbl>
    <w:p w:rsidR="00B254D9" w:rsidRDefault="00B254D9">
      <w:pPr>
        <w:tabs>
          <w:tab w:val="left" w:pos="3650"/>
        </w:tabs>
        <w:rPr>
          <w:rFonts w:ascii="Times New Roman" w:hAnsi="Times New Roman" w:cs="Times New Roman"/>
          <w:bCs/>
          <w:iCs/>
          <w:sz w:val="24"/>
          <w:szCs w:val="24"/>
        </w:rPr>
      </w:pPr>
    </w:p>
    <w:p w:rsidR="00B254D9" w:rsidRPr="00C131F1" w:rsidRDefault="00E80D61" w:rsidP="00C131F1">
      <w:pPr>
        <w:tabs>
          <w:tab w:val="left" w:pos="3650"/>
        </w:tabs>
        <w:rPr>
          <w:rFonts w:ascii="Times New Roman" w:hAnsi="Times New Roman" w:cs="Times New Roman"/>
          <w:sz w:val="24"/>
          <w:szCs w:val="24"/>
          <w:lang w:bidi="hi-IN"/>
        </w:rPr>
      </w:pPr>
      <w:r>
        <w:rPr>
          <w:rFonts w:ascii="Times New Roman" w:hAnsi="Times New Roman" w:cs="Times New Roman"/>
          <w:sz w:val="24"/>
          <w:szCs w:val="24"/>
          <w:highlight w:val="yellow"/>
          <w:lang w:bidi="hi-IN"/>
        </w:rPr>
        <w:t>Show</w:t>
      </w:r>
      <w:r w:rsidR="007A778A">
        <w:rPr>
          <w:rFonts w:ascii="Times New Roman" w:hAnsi="Times New Roman" w:cs="Times New Roman"/>
          <w:sz w:val="24"/>
          <w:szCs w:val="24"/>
          <w:highlight w:val="yellow"/>
          <w:lang w:bidi="hi-IN"/>
        </w:rPr>
        <w:t xml:space="preserve"> </w:t>
      </w:r>
      <w:r>
        <w:rPr>
          <w:rFonts w:ascii="Times New Roman" w:hAnsi="Times New Roman" w:cs="Times New Roman"/>
          <w:sz w:val="24"/>
          <w:szCs w:val="24"/>
          <w:highlight w:val="yellow"/>
          <w:lang w:bidi="hi-IN"/>
        </w:rPr>
        <w:t>children</w:t>
      </w:r>
      <w:r w:rsidR="00EF6356">
        <w:rPr>
          <w:rFonts w:ascii="Times New Roman" w:hAnsi="Times New Roman" w:cs="Times New Roman"/>
          <w:sz w:val="24"/>
          <w:szCs w:val="24"/>
          <w:highlight w:val="yellow"/>
          <w:lang w:bidi="hi-IN"/>
        </w:rPr>
        <w:t xml:space="preserve"> playing</w:t>
      </w:r>
      <w:r w:rsidR="007A778A">
        <w:rPr>
          <w:rFonts w:ascii="Times New Roman" w:hAnsi="Times New Roman" w:cs="Times New Roman"/>
          <w:sz w:val="24"/>
          <w:szCs w:val="24"/>
          <w:highlight w:val="yellow"/>
          <w:lang w:bidi="hi-IN"/>
        </w:rPr>
        <w:t xml:space="preserve"> </w:t>
      </w:r>
      <w:r w:rsidR="00E1236D">
        <w:rPr>
          <w:rFonts w:ascii="Times New Roman" w:hAnsi="Times New Roman" w:cs="Times New Roman"/>
          <w:sz w:val="24"/>
          <w:szCs w:val="24"/>
          <w:highlight w:val="yellow"/>
          <w:lang w:bidi="hi-IN"/>
        </w:rPr>
        <w:t xml:space="preserve">in </w:t>
      </w:r>
      <w:r>
        <w:rPr>
          <w:rFonts w:ascii="Times New Roman" w:hAnsi="Times New Roman" w:cs="Times New Roman"/>
          <w:sz w:val="24"/>
          <w:szCs w:val="24"/>
          <w:highlight w:val="yellow"/>
          <w:lang w:bidi="hi-IN"/>
        </w:rPr>
        <w:t>a park with trees around, people sitting on a bench, children playing on a swing and see-saw, dog roaming around.</w:t>
      </w:r>
    </w:p>
    <w:p w:rsidR="00B254D9" w:rsidRDefault="00E80D61">
      <w:pPr>
        <w:rPr>
          <w:rFonts w:ascii="Times New Roman" w:hAnsi="Times New Roman" w:cs="Times New Roman"/>
          <w:b/>
          <w:bCs/>
          <w:sz w:val="24"/>
          <w:szCs w:val="24"/>
        </w:rPr>
      </w:pPr>
      <w:r>
        <w:rPr>
          <w:rFonts w:ascii="Times New Roman" w:hAnsi="Times New Roman" w:cs="Times New Roman"/>
          <w:b/>
          <w:bCs/>
          <w:sz w:val="24"/>
          <w:szCs w:val="24"/>
        </w:rPr>
        <w:t>Living and Non-Living</w:t>
      </w:r>
      <w:r>
        <w:rPr>
          <w:rFonts w:ascii="Times New Roman" w:hAnsi="Times New Roman" w:cs="Times New Roman"/>
          <w:b/>
          <w:bCs/>
          <w:sz w:val="24"/>
          <w:szCs w:val="24"/>
          <w:highlight w:val="yellow"/>
        </w:rPr>
        <w:t>H1</w:t>
      </w:r>
    </w:p>
    <w:p w:rsidR="00B254D9" w:rsidRDefault="00E80D61">
      <w:pPr>
        <w:rPr>
          <w:rFonts w:ascii="Times New Roman" w:hAnsi="Times New Roman" w:cs="Times New Roman"/>
          <w:bCs/>
          <w:iCs/>
          <w:sz w:val="24"/>
          <w:szCs w:val="24"/>
        </w:rPr>
      </w:pPr>
      <w:r>
        <w:rPr>
          <w:rFonts w:ascii="Times New Roman" w:hAnsi="Times New Roman" w:cs="Times New Roman"/>
          <w:bCs/>
          <w:iCs/>
          <w:sz w:val="24"/>
          <w:szCs w:val="24"/>
        </w:rPr>
        <w:t xml:space="preserve">You may see different things around you every day. Some of them are living while some are non-living. But what does it mean to be living? All the plants and animals are living things while the objects such as car, table, chair, </w:t>
      </w:r>
      <w:r w:rsidR="00EF6356">
        <w:rPr>
          <w:rFonts w:ascii="Times New Roman" w:hAnsi="Times New Roman" w:cs="Times New Roman"/>
          <w:bCs/>
          <w:iCs/>
          <w:sz w:val="24"/>
          <w:szCs w:val="24"/>
        </w:rPr>
        <w:t xml:space="preserve">and </w:t>
      </w:r>
      <w:r>
        <w:rPr>
          <w:rFonts w:ascii="Times New Roman" w:hAnsi="Times New Roman" w:cs="Times New Roman"/>
          <w:bCs/>
          <w:iCs/>
          <w:sz w:val="24"/>
          <w:szCs w:val="24"/>
        </w:rPr>
        <w:t>pen are non-living things.</w:t>
      </w:r>
    </w:p>
    <w:p w:rsidR="00B254D9" w:rsidRDefault="00BA10AE">
      <w:pPr>
        <w:rPr>
          <w:rFonts w:ascii="Times New Roman" w:hAnsi="Times New Roman" w:cs="Times New Roman"/>
          <w:b/>
          <w:bCs/>
          <w:sz w:val="24"/>
          <w:szCs w:val="24"/>
        </w:rPr>
      </w:pPr>
      <w:r>
        <w:rPr>
          <w:rFonts w:ascii="Times New Roman" w:hAnsi="Times New Roman" w:cs="Times New Roman"/>
          <w:b/>
          <w:bCs/>
          <w:sz w:val="24"/>
          <w:szCs w:val="24"/>
        </w:rPr>
        <w:t>Thin</w:t>
      </w:r>
      <w:r w:rsidR="00BC10FA">
        <w:rPr>
          <w:rFonts w:ascii="Times New Roman" w:hAnsi="Times New Roman" w:cs="Times New Roman"/>
          <w:b/>
          <w:bCs/>
          <w:sz w:val="24"/>
          <w:szCs w:val="24"/>
        </w:rPr>
        <w:t>k it Out!</w:t>
      </w:r>
    </w:p>
    <w:p w:rsidR="00B254D9" w:rsidRDefault="00E71679">
      <w:r>
        <w:rPr>
          <w:rFonts w:ascii="Times New Roman" w:hAnsi="Times New Roman" w:cs="Times New Roman"/>
          <w:bCs/>
          <w:iCs/>
          <w:sz w:val="24"/>
          <w:szCs w:val="24"/>
        </w:rPr>
        <w:t>You a</w:t>
      </w:r>
      <w:r w:rsidR="00775D42">
        <w:rPr>
          <w:rFonts w:ascii="Times New Roman" w:hAnsi="Times New Roman" w:cs="Times New Roman"/>
          <w:bCs/>
          <w:iCs/>
          <w:sz w:val="24"/>
          <w:szCs w:val="24"/>
        </w:rPr>
        <w:t xml:space="preserve">re aware that trees are living </w:t>
      </w:r>
      <w:r>
        <w:rPr>
          <w:rFonts w:ascii="Times New Roman" w:hAnsi="Times New Roman" w:cs="Times New Roman"/>
          <w:bCs/>
          <w:iCs/>
          <w:sz w:val="24"/>
          <w:szCs w:val="24"/>
        </w:rPr>
        <w:t>and th</w:t>
      </w:r>
      <w:r w:rsidR="00E80D61">
        <w:rPr>
          <w:rFonts w:ascii="Times New Roman" w:hAnsi="Times New Roman" w:cs="Times New Roman"/>
          <w:bCs/>
          <w:iCs/>
          <w:sz w:val="24"/>
          <w:szCs w:val="24"/>
        </w:rPr>
        <w:t xml:space="preserve">ings such as chair and furniture are </w:t>
      </w:r>
      <w:r>
        <w:rPr>
          <w:rFonts w:ascii="Times New Roman" w:hAnsi="Times New Roman" w:cs="Times New Roman"/>
          <w:bCs/>
          <w:iCs/>
          <w:sz w:val="24"/>
          <w:szCs w:val="24"/>
        </w:rPr>
        <w:t>made from</w:t>
      </w:r>
      <w:r w:rsidR="00E80D61">
        <w:rPr>
          <w:rFonts w:ascii="Times New Roman" w:hAnsi="Times New Roman" w:cs="Times New Roman"/>
          <w:bCs/>
          <w:iCs/>
          <w:sz w:val="24"/>
          <w:szCs w:val="24"/>
        </w:rPr>
        <w:t xml:space="preserve"> wood of a tree that was once alive. Will you call </w:t>
      </w:r>
      <w:r w:rsidR="00E1236D">
        <w:rPr>
          <w:rFonts w:ascii="Times New Roman" w:hAnsi="Times New Roman" w:cs="Times New Roman"/>
          <w:bCs/>
          <w:iCs/>
          <w:sz w:val="24"/>
          <w:szCs w:val="24"/>
        </w:rPr>
        <w:t xml:space="preserve">a chair or other similar furniture items </w:t>
      </w:r>
      <w:r w:rsidR="00E80D61">
        <w:rPr>
          <w:rFonts w:ascii="Times New Roman" w:hAnsi="Times New Roman" w:cs="Times New Roman"/>
          <w:bCs/>
          <w:iCs/>
          <w:sz w:val="24"/>
          <w:szCs w:val="24"/>
        </w:rPr>
        <w:t>living or non-living?</w:t>
      </w:r>
    </w:p>
    <w:p w:rsidR="00B254D9" w:rsidRDefault="00E80D61">
      <w:pPr>
        <w:rPr>
          <w:rFonts w:ascii="Times New Roman" w:hAnsi="Times New Roman" w:cs="Times New Roman"/>
          <w:b/>
          <w:bCs/>
          <w:sz w:val="24"/>
          <w:szCs w:val="24"/>
        </w:rPr>
      </w:pPr>
      <w:r>
        <w:rPr>
          <w:rFonts w:ascii="Times New Roman" w:hAnsi="Times New Roman" w:cs="Times New Roman"/>
          <w:b/>
          <w:bCs/>
          <w:sz w:val="24"/>
          <w:szCs w:val="24"/>
        </w:rPr>
        <w:t xml:space="preserve">Common </w:t>
      </w:r>
      <w:r w:rsidR="00395A69">
        <w:rPr>
          <w:rFonts w:ascii="Times New Roman" w:hAnsi="Times New Roman" w:cs="Times New Roman"/>
          <w:b/>
          <w:bCs/>
          <w:sz w:val="24"/>
          <w:szCs w:val="24"/>
        </w:rPr>
        <w:t>F</w:t>
      </w:r>
      <w:r>
        <w:rPr>
          <w:rFonts w:ascii="Times New Roman" w:hAnsi="Times New Roman" w:cs="Times New Roman"/>
          <w:b/>
          <w:bCs/>
          <w:sz w:val="24"/>
          <w:szCs w:val="24"/>
        </w:rPr>
        <w:t xml:space="preserve">eatures of </w:t>
      </w:r>
      <w:r w:rsidR="00395A69">
        <w:rPr>
          <w:rFonts w:ascii="Times New Roman" w:hAnsi="Times New Roman" w:cs="Times New Roman"/>
          <w:b/>
          <w:bCs/>
          <w:sz w:val="24"/>
          <w:szCs w:val="24"/>
        </w:rPr>
        <w:t>L</w:t>
      </w:r>
      <w:r>
        <w:rPr>
          <w:rFonts w:ascii="Times New Roman" w:hAnsi="Times New Roman" w:cs="Times New Roman"/>
          <w:b/>
          <w:bCs/>
          <w:sz w:val="24"/>
          <w:szCs w:val="24"/>
        </w:rPr>
        <w:t xml:space="preserve">iving and </w:t>
      </w:r>
      <w:r w:rsidR="00395A69">
        <w:rPr>
          <w:rFonts w:ascii="Times New Roman" w:hAnsi="Times New Roman" w:cs="Times New Roman"/>
          <w:b/>
          <w:bCs/>
          <w:sz w:val="24"/>
          <w:szCs w:val="24"/>
        </w:rPr>
        <w:t>N</w:t>
      </w:r>
      <w:r>
        <w:rPr>
          <w:rFonts w:ascii="Times New Roman" w:hAnsi="Times New Roman" w:cs="Times New Roman"/>
          <w:b/>
          <w:bCs/>
          <w:sz w:val="24"/>
          <w:szCs w:val="24"/>
        </w:rPr>
        <w:t>on-living</w:t>
      </w:r>
      <w:r>
        <w:rPr>
          <w:rFonts w:ascii="Times New Roman" w:hAnsi="Times New Roman" w:cs="Times New Roman"/>
          <w:b/>
          <w:bCs/>
          <w:sz w:val="24"/>
          <w:szCs w:val="24"/>
          <w:highlight w:val="yellow"/>
        </w:rPr>
        <w:t>H1</w:t>
      </w:r>
    </w:p>
    <w:p w:rsidR="00B254D9" w:rsidRDefault="00E80D61">
      <w:pPr>
        <w:rPr>
          <w:rFonts w:ascii="Times New Roman" w:hAnsi="Times New Roman" w:cs="Times New Roman"/>
          <w:bCs/>
          <w:sz w:val="24"/>
          <w:szCs w:val="24"/>
        </w:rPr>
      </w:pPr>
      <w:r>
        <w:rPr>
          <w:rFonts w:ascii="Times New Roman" w:hAnsi="Times New Roman" w:cs="Times New Roman"/>
          <w:bCs/>
          <w:sz w:val="24"/>
          <w:szCs w:val="24"/>
        </w:rPr>
        <w:t>Following are some common features of living and non-living things.</w:t>
      </w:r>
    </w:p>
    <w:p w:rsidR="00B254D9" w:rsidRDefault="00E80D61">
      <w:pPr>
        <w:pStyle w:val="ListParagraph"/>
        <w:numPr>
          <w:ilvl w:val="0"/>
          <w:numId w:val="6"/>
        </w:numPr>
        <w:rPr>
          <w:rFonts w:ascii="Times New Roman" w:hAnsi="Times New Roman" w:cs="Times New Roman"/>
          <w:bCs/>
        </w:rPr>
      </w:pPr>
      <w:r>
        <w:rPr>
          <w:rFonts w:ascii="Times New Roman" w:hAnsi="Times New Roman" w:cs="Times New Roman"/>
          <w:b/>
          <w:bCs/>
        </w:rPr>
        <w:t xml:space="preserve">Space and mass: </w:t>
      </w:r>
      <w:r>
        <w:rPr>
          <w:rFonts w:ascii="Times New Roman" w:hAnsi="Times New Roman" w:cs="Times New Roman"/>
          <w:bCs/>
        </w:rPr>
        <w:t xml:space="preserve">All living and non-living things occupy space and have mass because everything is made up of matter. </w:t>
      </w:r>
    </w:p>
    <w:p w:rsidR="005D2296" w:rsidRDefault="00E80D61">
      <w:pPr>
        <w:pStyle w:val="ListParagraph"/>
        <w:numPr>
          <w:ilvl w:val="0"/>
          <w:numId w:val="6"/>
        </w:numPr>
        <w:rPr>
          <w:rFonts w:ascii="Times New Roman" w:hAnsi="Times New Roman" w:cs="Times New Roman"/>
          <w:bCs/>
        </w:rPr>
      </w:pPr>
      <w:r>
        <w:rPr>
          <w:rFonts w:ascii="Times New Roman" w:hAnsi="Times New Roman" w:cs="Times New Roman"/>
          <w:b/>
          <w:bCs/>
        </w:rPr>
        <w:t xml:space="preserve">Structural unit: </w:t>
      </w:r>
      <w:r w:rsidR="00E71679">
        <w:rPr>
          <w:rFonts w:ascii="Times New Roman" w:hAnsi="Times New Roman" w:cs="Times New Roman"/>
          <w:bCs/>
        </w:rPr>
        <w:t>Both</w:t>
      </w:r>
      <w:r>
        <w:rPr>
          <w:rFonts w:ascii="Times New Roman" w:hAnsi="Times New Roman" w:cs="Times New Roman"/>
          <w:bCs/>
        </w:rPr>
        <w:t xml:space="preserve"> living and non-living things are composed of structural units.</w:t>
      </w:r>
    </w:p>
    <w:p w:rsidR="00DE2EC3" w:rsidRDefault="00E80D61">
      <w:pPr>
        <w:pStyle w:val="ListParagraph"/>
        <w:rPr>
          <w:rFonts w:ascii="Times New Roman" w:hAnsi="Times New Roman" w:cs="Times New Roman"/>
          <w:bCs/>
        </w:rPr>
      </w:pPr>
      <w:r>
        <w:rPr>
          <w:rFonts w:ascii="Times New Roman" w:hAnsi="Times New Roman" w:cs="Times New Roman"/>
          <w:bCs/>
        </w:rPr>
        <w:t xml:space="preserve"> Non-living thing</w:t>
      </w:r>
      <w:r w:rsidR="005D2296">
        <w:rPr>
          <w:rFonts w:ascii="Times New Roman" w:hAnsi="Times New Roman" w:cs="Times New Roman"/>
          <w:bCs/>
        </w:rPr>
        <w:t>s</w:t>
      </w:r>
      <w:r>
        <w:rPr>
          <w:rFonts w:ascii="Times New Roman" w:hAnsi="Times New Roman" w:cs="Times New Roman"/>
          <w:bCs/>
        </w:rPr>
        <w:t xml:space="preserve"> such as chalk can be broken into smaller pieces until</w:t>
      </w:r>
      <w:r w:rsidR="005D2296">
        <w:rPr>
          <w:rFonts w:ascii="Times New Roman" w:hAnsi="Times New Roman" w:cs="Times New Roman"/>
          <w:bCs/>
        </w:rPr>
        <w:t xml:space="preserve"> we get</w:t>
      </w:r>
      <w:r>
        <w:rPr>
          <w:rFonts w:ascii="Times New Roman" w:hAnsi="Times New Roman" w:cs="Times New Roman"/>
          <w:bCs/>
        </w:rPr>
        <w:t xml:space="preserve"> the smallest piece. You may know that molecule is the smallest unit of matter. </w:t>
      </w:r>
      <w:r w:rsidR="00E1236D">
        <w:rPr>
          <w:rFonts w:ascii="Times New Roman" w:hAnsi="Times New Roman" w:cs="Times New Roman"/>
          <w:bCs/>
        </w:rPr>
        <w:t>S</w:t>
      </w:r>
      <w:r>
        <w:rPr>
          <w:rFonts w:ascii="Times New Roman" w:hAnsi="Times New Roman" w:cs="Times New Roman"/>
          <w:bCs/>
        </w:rPr>
        <w:t xml:space="preserve">mallest unit </w:t>
      </w:r>
      <w:r w:rsidR="00E1236D">
        <w:rPr>
          <w:rFonts w:ascii="Times New Roman" w:hAnsi="Times New Roman" w:cs="Times New Roman"/>
          <w:bCs/>
        </w:rPr>
        <w:t xml:space="preserve">of a chalk </w:t>
      </w:r>
      <w:r>
        <w:rPr>
          <w:rFonts w:ascii="Times New Roman" w:hAnsi="Times New Roman" w:cs="Times New Roman"/>
          <w:bCs/>
        </w:rPr>
        <w:t xml:space="preserve">is </w:t>
      </w:r>
      <w:r w:rsidR="00E1236D">
        <w:rPr>
          <w:rFonts w:ascii="Times New Roman" w:hAnsi="Times New Roman" w:cs="Times New Roman"/>
          <w:bCs/>
        </w:rPr>
        <w:t xml:space="preserve">a </w:t>
      </w:r>
      <w:r>
        <w:rPr>
          <w:rFonts w:ascii="Times New Roman" w:hAnsi="Times New Roman" w:cs="Times New Roman"/>
          <w:bCs/>
        </w:rPr>
        <w:t>molecule. Thus, all non-living things have molecules as their structural unit.</w:t>
      </w:r>
    </w:p>
    <w:p w:rsidR="00DE2EC3" w:rsidRDefault="00E80D61">
      <w:pPr>
        <w:pStyle w:val="ListParagraph"/>
        <w:rPr>
          <w:rFonts w:ascii="Times New Roman" w:hAnsi="Times New Roman" w:cs="Times New Roman"/>
          <w:bCs/>
        </w:rPr>
      </w:pPr>
      <w:r>
        <w:rPr>
          <w:rFonts w:ascii="Times New Roman" w:hAnsi="Times New Roman" w:cs="Times New Roman"/>
          <w:bCs/>
        </w:rPr>
        <w:t xml:space="preserve"> The structural unit of all living things is</w:t>
      </w:r>
      <w:r w:rsidR="005B272D">
        <w:rPr>
          <w:rFonts w:ascii="Times New Roman" w:hAnsi="Times New Roman" w:cs="Times New Roman"/>
          <w:bCs/>
        </w:rPr>
        <w:t xml:space="preserve"> </w:t>
      </w:r>
      <w:r>
        <w:rPr>
          <w:rFonts w:ascii="Times New Roman" w:hAnsi="Times New Roman" w:cs="Times New Roman"/>
          <w:b/>
          <w:bCs/>
        </w:rPr>
        <w:t>cell</w:t>
      </w:r>
      <w:r w:rsidR="005B272D">
        <w:rPr>
          <w:rFonts w:ascii="Times New Roman" w:hAnsi="Times New Roman" w:cs="Times New Roman"/>
          <w:b/>
          <w:bCs/>
        </w:rPr>
        <w:t xml:space="preserve"> </w:t>
      </w:r>
      <w:r w:rsidR="00CD36AD" w:rsidRPr="00CD36AD">
        <w:rPr>
          <w:rFonts w:ascii="Times New Roman" w:hAnsi="Times New Roman" w:cs="Times New Roman"/>
          <w:bCs/>
        </w:rPr>
        <w:t>which is again made up of a number of</w:t>
      </w:r>
      <w:r w:rsidR="005B272D">
        <w:rPr>
          <w:rFonts w:ascii="Times New Roman" w:hAnsi="Times New Roman" w:cs="Times New Roman"/>
          <w:bCs/>
        </w:rPr>
        <w:t xml:space="preserve"> </w:t>
      </w:r>
      <w:r w:rsidR="00CD36AD" w:rsidRPr="00CD36AD">
        <w:rPr>
          <w:rFonts w:ascii="Times New Roman" w:hAnsi="Times New Roman" w:cs="Times New Roman"/>
          <w:bCs/>
        </w:rPr>
        <w:t>molecules.</w:t>
      </w:r>
      <w:r>
        <w:rPr>
          <w:rFonts w:ascii="Times New Roman" w:hAnsi="Times New Roman" w:cs="Times New Roman"/>
          <w:bCs/>
        </w:rPr>
        <w:t xml:space="preserve"> Cells differ in size and shape. There are various kinds of cells in living things. Cells can be seen under a microscope.</w:t>
      </w:r>
    </w:p>
    <w:p w:rsidR="00B254D9" w:rsidRDefault="00E80D61">
      <w:pPr>
        <w:rPr>
          <w:rFonts w:ascii="Times New Roman" w:hAnsi="Times New Roman" w:cs="Times New Roman"/>
          <w:bCs/>
          <w:sz w:val="24"/>
          <w:szCs w:val="24"/>
        </w:rPr>
      </w:pPr>
      <w:r>
        <w:rPr>
          <w:rFonts w:ascii="Times New Roman" w:hAnsi="Times New Roman" w:cs="Times New Roman"/>
          <w:bCs/>
          <w:sz w:val="24"/>
          <w:szCs w:val="24"/>
          <w:highlight w:val="yellow"/>
        </w:rPr>
        <w:t>Show</w:t>
      </w:r>
      <w:r w:rsidR="001546FD">
        <w:rPr>
          <w:rFonts w:ascii="Times New Roman" w:hAnsi="Times New Roman" w:cs="Times New Roman"/>
          <w:bCs/>
          <w:sz w:val="24"/>
          <w:szCs w:val="24"/>
          <w:highlight w:val="yellow"/>
        </w:rPr>
        <w:t xml:space="preserve"> image of "cells in onion peel</w:t>
      </w:r>
      <w:r w:rsidR="001546FD">
        <w:rPr>
          <w:rFonts w:ascii="Times New Roman" w:hAnsi="Times New Roman" w:cs="Times New Roman"/>
          <w:bCs/>
          <w:sz w:val="24"/>
          <w:szCs w:val="24"/>
        </w:rPr>
        <w:t>.</w:t>
      </w:r>
    </w:p>
    <w:p w:rsidR="00B254D9" w:rsidRDefault="00B254D9">
      <w:pPr>
        <w:rPr>
          <w:rFonts w:ascii="Times New Roman" w:hAnsi="Times New Roman" w:cs="Times New Roman"/>
          <w:bCs/>
          <w:sz w:val="24"/>
          <w:szCs w:val="24"/>
        </w:rPr>
      </w:pPr>
    </w:p>
    <w:p w:rsidR="00B254D9" w:rsidRPr="00844B9D" w:rsidRDefault="00E80D61" w:rsidP="00844B9D">
      <w:pPr>
        <w:jc w:val="center"/>
        <w:rPr>
          <w:rFonts w:ascii="Times New Roman" w:hAnsi="Times New Roman" w:cs="Times New Roman"/>
          <w:bCs/>
          <w:sz w:val="24"/>
          <w:szCs w:val="24"/>
        </w:rPr>
      </w:pPr>
      <w:r>
        <w:rPr>
          <w:noProof/>
          <w:lang w:val="en-US"/>
        </w:rPr>
        <w:lastRenderedPageBreak/>
        <w:drawing>
          <wp:inline distT="0" distB="0" distL="19050" distR="9525">
            <wp:extent cx="2657475" cy="145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657475" cy="1457325"/>
                    </a:xfrm>
                    <a:prstGeom prst="rect">
                      <a:avLst/>
                    </a:prstGeom>
                  </pic:spPr>
                </pic:pic>
              </a:graphicData>
            </a:graphic>
          </wp:inline>
        </w:drawing>
      </w:r>
      <w:r>
        <w:rPr>
          <w:rFonts w:ascii="Times New Roman" w:hAnsi="Times New Roman" w:cs="Times New Roman"/>
          <w:bCs/>
          <w:sz w:val="24"/>
          <w:szCs w:val="24"/>
        </w:rPr>
        <w:t>(for reference)</w:t>
      </w:r>
    </w:p>
    <w:p w:rsidR="00B254D9" w:rsidRDefault="00250F93">
      <w:pPr>
        <w:rPr>
          <w:rFonts w:ascii="Times New Roman" w:hAnsi="Times New Roman" w:cs="Times New Roman"/>
          <w:b/>
          <w:bCs/>
          <w:sz w:val="24"/>
          <w:szCs w:val="24"/>
        </w:rPr>
      </w:pPr>
      <w:r>
        <w:rPr>
          <w:rFonts w:ascii="Times New Roman" w:hAnsi="Times New Roman" w:cs="Times New Roman"/>
          <w:b/>
          <w:bCs/>
          <w:sz w:val="24"/>
          <w:szCs w:val="24"/>
        </w:rPr>
        <w:t>Characteristics of L</w:t>
      </w:r>
      <w:r w:rsidR="00E80D61">
        <w:rPr>
          <w:rFonts w:ascii="Times New Roman" w:hAnsi="Times New Roman" w:cs="Times New Roman"/>
          <w:b/>
          <w:bCs/>
          <w:sz w:val="24"/>
          <w:szCs w:val="24"/>
        </w:rPr>
        <w:t xml:space="preserve">iving </w:t>
      </w:r>
      <w:r>
        <w:rPr>
          <w:rFonts w:ascii="Times New Roman" w:hAnsi="Times New Roman" w:cs="Times New Roman"/>
          <w:b/>
          <w:bCs/>
          <w:sz w:val="24"/>
          <w:szCs w:val="24"/>
        </w:rPr>
        <w:t>T</w:t>
      </w:r>
      <w:r w:rsidR="00E80D61">
        <w:rPr>
          <w:rFonts w:ascii="Times New Roman" w:hAnsi="Times New Roman" w:cs="Times New Roman"/>
          <w:b/>
          <w:bCs/>
          <w:sz w:val="24"/>
          <w:szCs w:val="24"/>
        </w:rPr>
        <w:t>hings</w:t>
      </w:r>
      <w:r w:rsidR="00E80D61">
        <w:rPr>
          <w:rFonts w:ascii="Times New Roman" w:hAnsi="Times New Roman" w:cs="Times New Roman"/>
          <w:b/>
          <w:bCs/>
          <w:sz w:val="24"/>
          <w:szCs w:val="24"/>
          <w:highlight w:val="yellow"/>
        </w:rPr>
        <w:t>H1</w:t>
      </w:r>
    </w:p>
    <w:p w:rsidR="00B254D9" w:rsidRDefault="00E80D61">
      <w:pPr>
        <w:rPr>
          <w:rFonts w:ascii="Times New Roman" w:hAnsi="Times New Roman" w:cs="Times New Roman"/>
          <w:bCs/>
          <w:sz w:val="24"/>
          <w:szCs w:val="24"/>
        </w:rPr>
      </w:pPr>
      <w:r>
        <w:rPr>
          <w:rFonts w:ascii="Times New Roman" w:hAnsi="Times New Roman" w:cs="Times New Roman"/>
          <w:bCs/>
          <w:sz w:val="24"/>
          <w:szCs w:val="24"/>
        </w:rPr>
        <w:t>All living things have some features that are not present in non-living things. Following are some characteristics of living things.</w:t>
      </w:r>
    </w:p>
    <w:p w:rsidR="00B254D9" w:rsidRDefault="00E80D61">
      <w:pPr>
        <w:pStyle w:val="ListParagraph"/>
        <w:numPr>
          <w:ilvl w:val="0"/>
          <w:numId w:val="7"/>
        </w:numPr>
        <w:rPr>
          <w:rFonts w:ascii="Times New Roman" w:hAnsi="Times New Roman" w:cs="Times New Roman"/>
        </w:rPr>
      </w:pPr>
      <w:r>
        <w:rPr>
          <w:rFonts w:ascii="Times New Roman" w:hAnsi="Times New Roman" w:cs="Times New Roman"/>
        </w:rPr>
        <w:t>Cellular structure</w:t>
      </w:r>
    </w:p>
    <w:p w:rsidR="00877602" w:rsidRDefault="00877602">
      <w:pPr>
        <w:pStyle w:val="ListParagraph"/>
        <w:numPr>
          <w:ilvl w:val="0"/>
          <w:numId w:val="7"/>
        </w:numPr>
        <w:rPr>
          <w:rFonts w:ascii="Times New Roman" w:hAnsi="Times New Roman" w:cs="Times New Roman"/>
        </w:rPr>
      </w:pPr>
      <w:r>
        <w:rPr>
          <w:rFonts w:ascii="Times New Roman" w:hAnsi="Times New Roman" w:cs="Times New Roman"/>
        </w:rPr>
        <w:t>Movement on its own</w:t>
      </w:r>
    </w:p>
    <w:p w:rsidR="00B254D9" w:rsidRDefault="00E80D61">
      <w:pPr>
        <w:pStyle w:val="ListParagraph"/>
        <w:numPr>
          <w:ilvl w:val="0"/>
          <w:numId w:val="7"/>
        </w:numPr>
        <w:rPr>
          <w:rFonts w:ascii="Times New Roman" w:hAnsi="Times New Roman" w:cs="Times New Roman"/>
          <w:bCs/>
        </w:rPr>
      </w:pPr>
      <w:r>
        <w:rPr>
          <w:rFonts w:ascii="Times New Roman" w:hAnsi="Times New Roman" w:cs="Times New Roman"/>
          <w:bCs/>
        </w:rPr>
        <w:t>Growth</w:t>
      </w:r>
    </w:p>
    <w:p w:rsidR="00B254D9" w:rsidRDefault="00E80D61">
      <w:pPr>
        <w:pStyle w:val="ListParagraph"/>
        <w:numPr>
          <w:ilvl w:val="0"/>
          <w:numId w:val="7"/>
        </w:numPr>
        <w:rPr>
          <w:rFonts w:ascii="Times New Roman" w:hAnsi="Times New Roman" w:cs="Times New Roman"/>
          <w:bCs/>
        </w:rPr>
      </w:pPr>
      <w:r>
        <w:rPr>
          <w:rFonts w:ascii="Times New Roman" w:hAnsi="Times New Roman" w:cs="Times New Roman"/>
          <w:bCs/>
        </w:rPr>
        <w:t>Definite lifespan</w:t>
      </w:r>
    </w:p>
    <w:p w:rsidR="00B254D9" w:rsidRDefault="00E80D61">
      <w:pPr>
        <w:pStyle w:val="ListParagraph"/>
        <w:numPr>
          <w:ilvl w:val="0"/>
          <w:numId w:val="7"/>
        </w:numPr>
        <w:rPr>
          <w:rFonts w:ascii="Times New Roman" w:hAnsi="Times New Roman" w:cs="Times New Roman"/>
          <w:bCs/>
        </w:rPr>
      </w:pPr>
      <w:r>
        <w:rPr>
          <w:rFonts w:ascii="Times New Roman" w:hAnsi="Times New Roman" w:cs="Times New Roman"/>
          <w:bCs/>
        </w:rPr>
        <w:t>Excretion</w:t>
      </w:r>
    </w:p>
    <w:p w:rsidR="00B254D9" w:rsidRDefault="00E80D61">
      <w:pPr>
        <w:pStyle w:val="ListParagraph"/>
        <w:numPr>
          <w:ilvl w:val="0"/>
          <w:numId w:val="7"/>
        </w:numPr>
        <w:rPr>
          <w:rFonts w:ascii="Times New Roman" w:hAnsi="Times New Roman" w:cs="Times New Roman"/>
          <w:bCs/>
        </w:rPr>
      </w:pPr>
      <w:r>
        <w:rPr>
          <w:rFonts w:ascii="Times New Roman" w:hAnsi="Times New Roman" w:cs="Times New Roman"/>
          <w:bCs/>
        </w:rPr>
        <w:t>Reproduction</w:t>
      </w:r>
    </w:p>
    <w:p w:rsidR="00A01465" w:rsidRDefault="00A01465" w:rsidP="00A01465">
      <w:pPr>
        <w:pStyle w:val="ListParagraph"/>
        <w:numPr>
          <w:ilvl w:val="0"/>
          <w:numId w:val="7"/>
        </w:numPr>
        <w:rPr>
          <w:rFonts w:ascii="Times New Roman" w:hAnsi="Times New Roman" w:cs="Times New Roman"/>
          <w:bCs/>
        </w:rPr>
      </w:pPr>
      <w:r>
        <w:rPr>
          <w:rFonts w:ascii="Times New Roman" w:hAnsi="Times New Roman" w:cs="Times New Roman"/>
          <w:bCs/>
        </w:rPr>
        <w:t>Nutrition</w:t>
      </w:r>
    </w:p>
    <w:p w:rsidR="00A01465" w:rsidRPr="00A01465" w:rsidRDefault="00A01465" w:rsidP="00A01465">
      <w:pPr>
        <w:pStyle w:val="ListParagraph"/>
        <w:numPr>
          <w:ilvl w:val="0"/>
          <w:numId w:val="7"/>
        </w:numPr>
        <w:rPr>
          <w:rFonts w:ascii="Times New Roman" w:hAnsi="Times New Roman" w:cs="Times New Roman"/>
          <w:bCs/>
        </w:rPr>
      </w:pPr>
      <w:r>
        <w:rPr>
          <w:rFonts w:ascii="Times New Roman" w:hAnsi="Times New Roman" w:cs="Times New Roman"/>
          <w:bCs/>
        </w:rPr>
        <w:t>Respiration</w:t>
      </w:r>
    </w:p>
    <w:p w:rsidR="00B254D9" w:rsidRDefault="00E80D61">
      <w:pPr>
        <w:pStyle w:val="ListParagraph"/>
        <w:numPr>
          <w:ilvl w:val="0"/>
          <w:numId w:val="7"/>
        </w:numPr>
        <w:rPr>
          <w:rFonts w:ascii="Times New Roman" w:hAnsi="Times New Roman" w:cs="Times New Roman"/>
          <w:bCs/>
        </w:rPr>
      </w:pPr>
      <w:r>
        <w:rPr>
          <w:rFonts w:ascii="Times New Roman" w:hAnsi="Times New Roman" w:cs="Times New Roman"/>
          <w:bCs/>
        </w:rPr>
        <w:t>Response to stimuli</w:t>
      </w:r>
    </w:p>
    <w:p w:rsidR="00B254D9" w:rsidRDefault="00B254D9">
      <w:pPr>
        <w:rPr>
          <w:rFonts w:ascii="Times New Roman" w:hAnsi="Times New Roman" w:cs="Times New Roman"/>
          <w:b/>
          <w:bCs/>
          <w:sz w:val="24"/>
          <w:szCs w:val="24"/>
        </w:rPr>
      </w:pPr>
    </w:p>
    <w:p w:rsidR="00B254D9" w:rsidRDefault="00E80D61">
      <w:pPr>
        <w:rPr>
          <w:rFonts w:ascii="Times New Roman" w:hAnsi="Times New Roman" w:cs="Times New Roman"/>
          <w:b/>
          <w:bCs/>
          <w:sz w:val="24"/>
          <w:szCs w:val="24"/>
        </w:rPr>
      </w:pPr>
      <w:r>
        <w:rPr>
          <w:rFonts w:ascii="Times New Roman" w:hAnsi="Times New Roman" w:cs="Times New Roman"/>
          <w:b/>
          <w:bCs/>
          <w:sz w:val="24"/>
          <w:szCs w:val="24"/>
        </w:rPr>
        <w:t xml:space="preserve">Cellular </w:t>
      </w:r>
      <w:r w:rsidR="00146DD4">
        <w:rPr>
          <w:rFonts w:ascii="Times New Roman" w:hAnsi="Times New Roman" w:cs="Times New Roman"/>
          <w:b/>
          <w:bCs/>
          <w:sz w:val="24"/>
          <w:szCs w:val="24"/>
        </w:rPr>
        <w:t>S</w:t>
      </w:r>
      <w:r>
        <w:rPr>
          <w:rFonts w:ascii="Times New Roman" w:hAnsi="Times New Roman" w:cs="Times New Roman"/>
          <w:b/>
          <w:bCs/>
          <w:sz w:val="24"/>
          <w:szCs w:val="24"/>
        </w:rPr>
        <w:t>tructure</w:t>
      </w:r>
      <w:r>
        <w:rPr>
          <w:rFonts w:ascii="Times New Roman" w:hAnsi="Times New Roman" w:cs="Times New Roman"/>
          <w:b/>
          <w:bCs/>
          <w:sz w:val="24"/>
          <w:szCs w:val="24"/>
          <w:highlight w:val="yellow"/>
        </w:rPr>
        <w:t>H2</w:t>
      </w:r>
    </w:p>
    <w:p w:rsidR="00B254D9" w:rsidRDefault="00E80D61">
      <w:pPr>
        <w:rPr>
          <w:rFonts w:ascii="Times New Roman" w:hAnsi="Times New Roman" w:cs="Times New Roman"/>
          <w:bCs/>
          <w:sz w:val="24"/>
          <w:szCs w:val="24"/>
        </w:rPr>
      </w:pPr>
      <w:r>
        <w:rPr>
          <w:rFonts w:ascii="Times New Roman" w:hAnsi="Times New Roman" w:cs="Times New Roman"/>
          <w:bCs/>
          <w:sz w:val="24"/>
          <w:szCs w:val="24"/>
        </w:rPr>
        <w:t>Cells are the structural unit of life. All livi</w:t>
      </w:r>
      <w:r w:rsidR="00903B92">
        <w:rPr>
          <w:rFonts w:ascii="Times New Roman" w:hAnsi="Times New Roman" w:cs="Times New Roman"/>
          <w:bCs/>
          <w:sz w:val="24"/>
          <w:szCs w:val="24"/>
        </w:rPr>
        <w:t>ng things are made up of cells.</w:t>
      </w:r>
    </w:p>
    <w:p w:rsidR="00B254D9" w:rsidRDefault="00E80D61">
      <w:r>
        <w:rPr>
          <w:rFonts w:ascii="Times New Roman" w:hAnsi="Times New Roman" w:cs="Times New Roman"/>
          <w:bCs/>
          <w:sz w:val="24"/>
          <w:szCs w:val="24"/>
        </w:rPr>
        <w:t xml:space="preserve">Living things have </w:t>
      </w:r>
      <w:r w:rsidR="00260074">
        <w:rPr>
          <w:rFonts w:ascii="Times New Roman" w:hAnsi="Times New Roman" w:cs="Times New Roman"/>
          <w:bCs/>
          <w:sz w:val="24"/>
          <w:szCs w:val="24"/>
        </w:rPr>
        <w:t xml:space="preserve">a </w:t>
      </w:r>
      <w:r>
        <w:rPr>
          <w:rFonts w:ascii="Times New Roman" w:hAnsi="Times New Roman" w:cs="Times New Roman"/>
          <w:bCs/>
          <w:sz w:val="24"/>
          <w:szCs w:val="24"/>
        </w:rPr>
        <w:t xml:space="preserve">definite structural organization. A group of </w:t>
      </w:r>
      <w:r w:rsidR="00974874">
        <w:rPr>
          <w:rFonts w:ascii="Times New Roman" w:hAnsi="Times New Roman" w:cs="Times New Roman"/>
          <w:bCs/>
          <w:sz w:val="24"/>
          <w:szCs w:val="24"/>
        </w:rPr>
        <w:t xml:space="preserve">similar </w:t>
      </w:r>
      <w:r>
        <w:rPr>
          <w:rFonts w:ascii="Times New Roman" w:hAnsi="Times New Roman" w:cs="Times New Roman"/>
          <w:bCs/>
          <w:sz w:val="24"/>
          <w:szCs w:val="24"/>
        </w:rPr>
        <w:t>cells for</w:t>
      </w:r>
      <w:r w:rsidR="00902AF8">
        <w:rPr>
          <w:rFonts w:ascii="Times New Roman" w:hAnsi="Times New Roman" w:cs="Times New Roman"/>
          <w:bCs/>
          <w:sz w:val="24"/>
          <w:szCs w:val="24"/>
        </w:rPr>
        <w:t xml:space="preserve">m a </w:t>
      </w:r>
      <w:r w:rsidR="00542FB6" w:rsidRPr="00542FB6">
        <w:rPr>
          <w:rFonts w:ascii="Times New Roman" w:hAnsi="Times New Roman" w:cs="Times New Roman"/>
          <w:b/>
          <w:bCs/>
          <w:sz w:val="24"/>
          <w:szCs w:val="24"/>
        </w:rPr>
        <w:t>tissue</w:t>
      </w:r>
      <w:r w:rsidR="00902AF8">
        <w:rPr>
          <w:rFonts w:ascii="Times New Roman" w:hAnsi="Times New Roman" w:cs="Times New Roman"/>
          <w:bCs/>
          <w:sz w:val="24"/>
          <w:szCs w:val="24"/>
        </w:rPr>
        <w:t>. A group of tissues</w:t>
      </w:r>
      <w:r>
        <w:rPr>
          <w:rFonts w:ascii="Times New Roman" w:hAnsi="Times New Roman" w:cs="Times New Roman"/>
          <w:bCs/>
          <w:sz w:val="24"/>
          <w:szCs w:val="24"/>
        </w:rPr>
        <w:t xml:space="preserve"> perfor</w:t>
      </w:r>
      <w:r w:rsidR="00902AF8">
        <w:rPr>
          <w:rFonts w:ascii="Times New Roman" w:hAnsi="Times New Roman" w:cs="Times New Roman"/>
          <w:bCs/>
          <w:sz w:val="24"/>
          <w:szCs w:val="24"/>
        </w:rPr>
        <w:t>ming a similar function form an</w:t>
      </w:r>
      <w:r w:rsidR="005B272D">
        <w:rPr>
          <w:rFonts w:ascii="Times New Roman" w:hAnsi="Times New Roman" w:cs="Times New Roman"/>
          <w:bCs/>
          <w:sz w:val="24"/>
          <w:szCs w:val="24"/>
        </w:rPr>
        <w:t xml:space="preserve"> </w:t>
      </w:r>
      <w:r w:rsidR="00542FB6" w:rsidRPr="00542FB6">
        <w:rPr>
          <w:rFonts w:ascii="Times New Roman" w:hAnsi="Times New Roman" w:cs="Times New Roman"/>
          <w:b/>
          <w:bCs/>
          <w:sz w:val="24"/>
          <w:szCs w:val="24"/>
        </w:rPr>
        <w:t>organ</w:t>
      </w:r>
      <w:r>
        <w:rPr>
          <w:rFonts w:ascii="Times New Roman" w:hAnsi="Times New Roman" w:cs="Times New Roman"/>
          <w:bCs/>
          <w:sz w:val="24"/>
          <w:szCs w:val="24"/>
        </w:rPr>
        <w:t xml:space="preserve">. A group of organs interacting together form an </w:t>
      </w:r>
      <w:r w:rsidR="00542FB6" w:rsidRPr="00542FB6">
        <w:rPr>
          <w:rFonts w:ascii="Times New Roman" w:hAnsi="Times New Roman" w:cs="Times New Roman"/>
          <w:b/>
          <w:bCs/>
          <w:sz w:val="24"/>
          <w:szCs w:val="24"/>
        </w:rPr>
        <w:t>organ system.</w:t>
      </w:r>
    </w:p>
    <w:p w:rsidR="00B254D9" w:rsidRDefault="00E80D61">
      <w:pPr>
        <w:rPr>
          <w:rFonts w:ascii="Times New Roman" w:hAnsi="Times New Roman" w:cs="Times New Roman"/>
          <w:bCs/>
          <w:sz w:val="24"/>
          <w:szCs w:val="24"/>
        </w:rPr>
      </w:pPr>
      <w:r>
        <w:rPr>
          <w:rFonts w:ascii="Times New Roman" w:hAnsi="Times New Roman" w:cs="Times New Roman"/>
          <w:bCs/>
          <w:sz w:val="24"/>
          <w:szCs w:val="24"/>
          <w:highlight w:val="yellow"/>
        </w:rPr>
        <w:t>Show image of structural organization in living things.</w:t>
      </w:r>
    </w:p>
    <w:p w:rsidR="00B254D9" w:rsidRDefault="00E80D61">
      <w:pPr>
        <w:rPr>
          <w:rFonts w:ascii="Times New Roman" w:hAnsi="Times New Roman" w:cs="Times New Roman"/>
          <w:b/>
          <w:bCs/>
          <w:sz w:val="24"/>
          <w:szCs w:val="24"/>
        </w:rPr>
      </w:pPr>
      <w:r>
        <w:rPr>
          <w:noProof/>
          <w:lang w:val="en-US"/>
        </w:rPr>
        <w:drawing>
          <wp:inline distT="0" distB="0" distL="19050" distR="9525">
            <wp:extent cx="4257675" cy="1426210"/>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9"/>
                    <a:stretch>
                      <a:fillRect/>
                    </a:stretch>
                  </pic:blipFill>
                  <pic:spPr bwMode="auto">
                    <a:xfrm>
                      <a:off x="0" y="0"/>
                      <a:ext cx="4257675" cy="1426210"/>
                    </a:xfrm>
                    <a:prstGeom prst="rect">
                      <a:avLst/>
                    </a:prstGeom>
                  </pic:spPr>
                </pic:pic>
              </a:graphicData>
            </a:graphic>
          </wp:inline>
        </w:drawing>
      </w:r>
      <w:r>
        <w:rPr>
          <w:rFonts w:ascii="Times New Roman" w:hAnsi="Times New Roman" w:cs="Times New Roman"/>
          <w:b/>
          <w:bCs/>
          <w:sz w:val="24"/>
          <w:szCs w:val="24"/>
        </w:rPr>
        <w:t>(for reference)</w:t>
      </w:r>
    </w:p>
    <w:p w:rsidR="00B254D9" w:rsidRDefault="00E80D61">
      <w:pPr>
        <w:rPr>
          <w:rFonts w:ascii="Times New Roman" w:hAnsi="Times New Roman" w:cs="Times New Roman"/>
          <w:bCs/>
          <w:sz w:val="24"/>
          <w:szCs w:val="24"/>
        </w:rPr>
      </w:pPr>
      <w:r>
        <w:rPr>
          <w:rFonts w:ascii="Times New Roman" w:hAnsi="Times New Roman" w:cs="Times New Roman"/>
          <w:bCs/>
          <w:sz w:val="24"/>
          <w:szCs w:val="24"/>
        </w:rPr>
        <w:t>Plants and animals are the multicellular organism whose body is made up of many cells. For example, humans</w:t>
      </w:r>
      <w:r w:rsidR="005B272D">
        <w:rPr>
          <w:rFonts w:ascii="Times New Roman" w:hAnsi="Times New Roman" w:cs="Times New Roman"/>
          <w:bCs/>
          <w:sz w:val="24"/>
          <w:szCs w:val="24"/>
        </w:rPr>
        <w:t xml:space="preserve">, </w:t>
      </w:r>
      <w:r w:rsidR="0057145E">
        <w:rPr>
          <w:rFonts w:ascii="Times New Roman" w:hAnsi="Times New Roman" w:cs="Times New Roman"/>
          <w:bCs/>
          <w:sz w:val="24"/>
          <w:szCs w:val="24"/>
        </w:rPr>
        <w:t>animals, and plants</w:t>
      </w:r>
      <w:r>
        <w:rPr>
          <w:rFonts w:ascii="Times New Roman" w:hAnsi="Times New Roman" w:cs="Times New Roman"/>
          <w:bCs/>
          <w:sz w:val="24"/>
          <w:szCs w:val="24"/>
        </w:rPr>
        <w:t xml:space="preserve"> are multicellular organisms.</w:t>
      </w:r>
    </w:p>
    <w:p w:rsidR="00B254D9" w:rsidRDefault="00E80D61">
      <w:pPr>
        <w:rPr>
          <w:rFonts w:ascii="Times New Roman" w:hAnsi="Times New Roman" w:cs="Times New Roman"/>
          <w:bCs/>
          <w:sz w:val="24"/>
          <w:szCs w:val="24"/>
        </w:rPr>
      </w:pPr>
      <w:r>
        <w:rPr>
          <w:rFonts w:ascii="Times New Roman" w:hAnsi="Times New Roman" w:cs="Times New Roman"/>
          <w:bCs/>
          <w:sz w:val="24"/>
          <w:szCs w:val="24"/>
        </w:rPr>
        <w:lastRenderedPageBreak/>
        <w:t xml:space="preserve">Some organisms are made up of a single cell. Such organisms are called </w:t>
      </w:r>
      <w:r w:rsidR="00542FB6" w:rsidRPr="00542FB6">
        <w:rPr>
          <w:rFonts w:ascii="Times New Roman" w:hAnsi="Times New Roman" w:cs="Times New Roman"/>
          <w:b/>
          <w:bCs/>
          <w:sz w:val="24"/>
          <w:szCs w:val="24"/>
        </w:rPr>
        <w:t>unicellular</w:t>
      </w:r>
      <w:r>
        <w:rPr>
          <w:rFonts w:ascii="Times New Roman" w:hAnsi="Times New Roman" w:cs="Times New Roman"/>
          <w:bCs/>
          <w:sz w:val="24"/>
          <w:szCs w:val="24"/>
        </w:rPr>
        <w:t xml:space="preserve">. Paramecium and Amoeba are the unicellular organisms and </w:t>
      </w:r>
      <w:r w:rsidR="00260074">
        <w:rPr>
          <w:rFonts w:ascii="Times New Roman" w:hAnsi="Times New Roman" w:cs="Times New Roman"/>
          <w:bCs/>
          <w:sz w:val="24"/>
          <w:szCs w:val="24"/>
        </w:rPr>
        <w:t>a single cell carries out their life processes</w:t>
      </w:r>
      <w:r>
        <w:rPr>
          <w:rFonts w:ascii="Times New Roman" w:hAnsi="Times New Roman" w:cs="Times New Roman"/>
          <w:bCs/>
          <w:sz w:val="24"/>
          <w:szCs w:val="24"/>
        </w:rPr>
        <w:t>.</w:t>
      </w:r>
    </w:p>
    <w:p w:rsidR="00B254D9" w:rsidRDefault="00E80D61">
      <w:pPr>
        <w:rPr>
          <w:rFonts w:ascii="Times New Roman" w:hAnsi="Times New Roman" w:cs="Times New Roman"/>
          <w:bCs/>
          <w:sz w:val="24"/>
          <w:szCs w:val="24"/>
        </w:rPr>
      </w:pPr>
      <w:r>
        <w:rPr>
          <w:rFonts w:ascii="Times New Roman" w:hAnsi="Times New Roman" w:cs="Times New Roman"/>
          <w:bCs/>
          <w:sz w:val="24"/>
          <w:szCs w:val="24"/>
          <w:highlight w:val="yellow"/>
        </w:rPr>
        <w:t>Show image of amoeba and paramecium.</w:t>
      </w:r>
    </w:p>
    <w:p w:rsidR="00B254D9" w:rsidRDefault="00E80D61">
      <w:pPr>
        <w:rPr>
          <w:rFonts w:ascii="Times New Roman" w:hAnsi="Times New Roman" w:cs="Times New Roman"/>
          <w:bCs/>
          <w:sz w:val="24"/>
          <w:szCs w:val="24"/>
        </w:rPr>
      </w:pPr>
      <w:r>
        <w:rPr>
          <w:noProof/>
          <w:lang w:val="en-US"/>
        </w:rPr>
        <w:drawing>
          <wp:inline distT="0" distB="0" distL="19050" distR="0">
            <wp:extent cx="3143250" cy="2021205"/>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noChangeArrowheads="1"/>
                    </pic:cNvPicPr>
                  </pic:nvPicPr>
                  <pic:blipFill>
                    <a:blip r:embed="rId10"/>
                    <a:stretch>
                      <a:fillRect/>
                    </a:stretch>
                  </pic:blipFill>
                  <pic:spPr bwMode="auto">
                    <a:xfrm>
                      <a:off x="0" y="0"/>
                      <a:ext cx="3143250" cy="2021205"/>
                    </a:xfrm>
                    <a:prstGeom prst="rect">
                      <a:avLst/>
                    </a:prstGeom>
                  </pic:spPr>
                </pic:pic>
              </a:graphicData>
            </a:graphic>
          </wp:inline>
        </w:drawing>
      </w:r>
      <w:r>
        <w:rPr>
          <w:rFonts w:ascii="Times New Roman" w:hAnsi="Times New Roman" w:cs="Times New Roman"/>
          <w:bCs/>
          <w:sz w:val="24"/>
          <w:szCs w:val="24"/>
        </w:rPr>
        <w:t>(for reference)</w:t>
      </w:r>
    </w:p>
    <w:p w:rsidR="00B254D9" w:rsidRDefault="00B254D9">
      <w:pPr>
        <w:spacing w:after="0" w:line="240" w:lineRule="auto"/>
        <w:rPr>
          <w:rFonts w:ascii="Times New Roman" w:hAnsi="Times New Roman" w:cs="Times New Roman"/>
          <w:b/>
          <w:bCs/>
          <w:color w:val="FF0000"/>
          <w:sz w:val="24"/>
          <w:szCs w:val="24"/>
          <w:lang w:val="en-US" w:bidi="hi-IN"/>
        </w:rPr>
      </w:pPr>
    </w:p>
    <w:p w:rsidR="00B254D9" w:rsidRDefault="00B254D9">
      <w:pPr>
        <w:pStyle w:val="NormalWeb"/>
        <w:spacing w:beforeAutospacing="0" w:after="0" w:afterAutospacing="0"/>
        <w:rPr>
          <w:b/>
          <w:bCs/>
        </w:rPr>
      </w:pPr>
    </w:p>
    <w:p w:rsidR="00B254D9" w:rsidRDefault="00E80D61">
      <w:pPr>
        <w:pStyle w:val="NormalWeb"/>
        <w:spacing w:beforeAutospacing="0" w:after="0" w:afterAutospacing="0"/>
        <w:rPr>
          <w:b/>
          <w:bCs/>
        </w:rPr>
      </w:pPr>
      <w:r>
        <w:rPr>
          <w:b/>
          <w:bCs/>
        </w:rPr>
        <w:t>Movement</w:t>
      </w:r>
      <w:r>
        <w:rPr>
          <w:b/>
          <w:bCs/>
          <w:highlight w:val="yellow"/>
        </w:rPr>
        <w:t>H2</w:t>
      </w:r>
    </w:p>
    <w:p w:rsidR="00B254D9" w:rsidRDefault="00E80D61">
      <w:pPr>
        <w:pStyle w:val="NormalWeb"/>
        <w:numPr>
          <w:ilvl w:val="0"/>
          <w:numId w:val="11"/>
        </w:numPr>
        <w:spacing w:beforeAutospacing="0" w:after="0" w:afterAutospacing="0"/>
      </w:pPr>
      <w:r>
        <w:t xml:space="preserve">You may have seen animals moving. They move in search of food or shelter and to protect themselves from danger. </w:t>
      </w:r>
    </w:p>
    <w:p w:rsidR="00B254D9" w:rsidRDefault="00B254D9">
      <w:pPr>
        <w:pStyle w:val="NormalWeb"/>
        <w:spacing w:beforeAutospacing="0" w:after="0" w:afterAutospacing="0"/>
      </w:pPr>
    </w:p>
    <w:p w:rsidR="00DE2EC3" w:rsidRDefault="00E80D61" w:rsidP="00077063">
      <w:pPr>
        <w:pStyle w:val="NormalWeb"/>
        <w:numPr>
          <w:ilvl w:val="0"/>
          <w:numId w:val="11"/>
        </w:numPr>
        <w:spacing w:beforeAutospacing="0" w:after="0" w:afterAutospacing="0"/>
      </w:pPr>
      <w:r>
        <w:t xml:space="preserve">Movement </w:t>
      </w:r>
      <w:r w:rsidR="00260074">
        <w:t xml:space="preserve">from one place to another </w:t>
      </w:r>
      <w:r>
        <w:t xml:space="preserve">is not exhibited by plants. However, some movement can be observed in certain parts </w:t>
      </w:r>
      <w:r w:rsidR="00260074">
        <w:t xml:space="preserve">of plants </w:t>
      </w:r>
      <w:r>
        <w:t>such as leaves and roots. For example,</w:t>
      </w:r>
      <w:r w:rsidR="00E1236D">
        <w:t xml:space="preserve"> a</w:t>
      </w:r>
      <w:r>
        <w:t xml:space="preserve"> sunfl</w:t>
      </w:r>
      <w:r w:rsidR="00350F82">
        <w:t xml:space="preserve">ower moves in the direction of </w:t>
      </w:r>
      <w:r>
        <w:t>sun.</w:t>
      </w:r>
    </w:p>
    <w:p w:rsidR="00B254D9" w:rsidRDefault="00B254D9">
      <w:pPr>
        <w:pStyle w:val="NormalWeb"/>
        <w:spacing w:beforeAutospacing="0" w:after="0" w:afterAutospacing="0"/>
      </w:pPr>
    </w:p>
    <w:p w:rsidR="00EE06B1" w:rsidRPr="00211EB7" w:rsidRDefault="00EE06B1">
      <w:pPr>
        <w:rPr>
          <w:rFonts w:ascii="Times New Roman" w:hAnsi="Times New Roman" w:cs="Times New Roman"/>
          <w:bCs/>
          <w:sz w:val="24"/>
          <w:szCs w:val="24"/>
        </w:rPr>
      </w:pPr>
      <w:r w:rsidRPr="00211EB7">
        <w:rPr>
          <w:rFonts w:ascii="Times New Roman" w:hAnsi="Times New Roman" w:cs="Times New Roman"/>
          <w:bCs/>
          <w:sz w:val="24"/>
          <w:szCs w:val="24"/>
        </w:rPr>
        <w:t>Non-living thin</w:t>
      </w:r>
      <w:r w:rsidR="00211EB7" w:rsidRPr="00211EB7">
        <w:rPr>
          <w:rFonts w:ascii="Times New Roman" w:hAnsi="Times New Roman" w:cs="Times New Roman"/>
          <w:bCs/>
          <w:sz w:val="24"/>
          <w:szCs w:val="24"/>
        </w:rPr>
        <w:t xml:space="preserve">gs </w:t>
      </w:r>
      <w:r w:rsidR="00211EB7">
        <w:rPr>
          <w:rFonts w:ascii="Times New Roman" w:hAnsi="Times New Roman" w:cs="Times New Roman"/>
          <w:bCs/>
          <w:sz w:val="24"/>
          <w:szCs w:val="24"/>
        </w:rPr>
        <w:t xml:space="preserve">such as vehicles, aeroplane and train </w:t>
      </w:r>
      <w:r w:rsidR="00211EB7" w:rsidRPr="00211EB7">
        <w:rPr>
          <w:rFonts w:ascii="Times New Roman" w:hAnsi="Times New Roman" w:cs="Times New Roman"/>
          <w:bCs/>
          <w:sz w:val="24"/>
          <w:szCs w:val="24"/>
        </w:rPr>
        <w:t>also show movement but they do not have other characteristics of living things.</w:t>
      </w:r>
    </w:p>
    <w:p w:rsidR="00B254D9" w:rsidRDefault="00E80D61">
      <w:pPr>
        <w:rPr>
          <w:rFonts w:ascii="Times New Roman" w:hAnsi="Times New Roman" w:cs="Times New Roman"/>
          <w:b/>
          <w:bCs/>
          <w:sz w:val="24"/>
          <w:szCs w:val="24"/>
        </w:rPr>
      </w:pPr>
      <w:r>
        <w:rPr>
          <w:rFonts w:ascii="Times New Roman" w:hAnsi="Times New Roman" w:cs="Times New Roman"/>
          <w:b/>
          <w:bCs/>
          <w:sz w:val="24"/>
          <w:szCs w:val="24"/>
        </w:rPr>
        <w:t xml:space="preserve">Discussion </w:t>
      </w:r>
      <w:r w:rsidR="00146DD4">
        <w:rPr>
          <w:rFonts w:ascii="Times New Roman" w:hAnsi="Times New Roman" w:cs="Times New Roman"/>
          <w:b/>
          <w:bCs/>
          <w:sz w:val="24"/>
          <w:szCs w:val="24"/>
        </w:rPr>
        <w:t>C</w:t>
      </w:r>
      <w:r>
        <w:rPr>
          <w:rFonts w:ascii="Times New Roman" w:hAnsi="Times New Roman" w:cs="Times New Roman"/>
          <w:b/>
          <w:bCs/>
          <w:sz w:val="24"/>
          <w:szCs w:val="24"/>
        </w:rPr>
        <w:t>orner</w:t>
      </w:r>
    </w:p>
    <w:p w:rsidR="00B254D9" w:rsidRDefault="00E80D61">
      <w:pPr>
        <w:rPr>
          <w:rFonts w:ascii="Times New Roman" w:hAnsi="Times New Roman" w:cs="Times New Roman"/>
          <w:bCs/>
          <w:sz w:val="24"/>
          <w:szCs w:val="24"/>
        </w:rPr>
      </w:pPr>
      <w:r>
        <w:rPr>
          <w:rFonts w:ascii="Times New Roman" w:hAnsi="Times New Roman" w:cs="Times New Roman"/>
          <w:bCs/>
          <w:sz w:val="24"/>
          <w:szCs w:val="24"/>
        </w:rPr>
        <w:t>You may have recognized some activities such as running and walking in living things. But a robot can also run or walk. Will you call</w:t>
      </w:r>
      <w:r w:rsidR="002B48CA">
        <w:rPr>
          <w:rFonts w:ascii="Times New Roman" w:hAnsi="Times New Roman" w:cs="Times New Roman"/>
          <w:bCs/>
          <w:sz w:val="24"/>
          <w:szCs w:val="24"/>
        </w:rPr>
        <w:t xml:space="preserve"> a</w:t>
      </w:r>
      <w:r>
        <w:rPr>
          <w:rFonts w:ascii="Times New Roman" w:hAnsi="Times New Roman" w:cs="Times New Roman"/>
          <w:bCs/>
          <w:sz w:val="24"/>
          <w:szCs w:val="24"/>
        </w:rPr>
        <w:t xml:space="preserve"> robot a living thing?</w:t>
      </w:r>
    </w:p>
    <w:p w:rsidR="00B254D9" w:rsidRDefault="00E80D61">
      <w:pPr>
        <w:rPr>
          <w:rFonts w:ascii="Times New Roman" w:hAnsi="Times New Roman" w:cs="Times New Roman"/>
          <w:b/>
          <w:sz w:val="24"/>
          <w:szCs w:val="24"/>
          <w:lang w:val="en-US" w:bidi="hi-IN"/>
        </w:rPr>
      </w:pPr>
      <w:r>
        <w:rPr>
          <w:rFonts w:ascii="Times New Roman" w:hAnsi="Times New Roman" w:cs="Times New Roman"/>
          <w:b/>
          <w:sz w:val="24"/>
          <w:szCs w:val="24"/>
          <w:lang w:val="en-US" w:bidi="hi-IN"/>
        </w:rPr>
        <w:t>Growth</w:t>
      </w:r>
      <w:r>
        <w:rPr>
          <w:rFonts w:ascii="Times New Roman" w:hAnsi="Times New Roman" w:cs="Times New Roman"/>
          <w:b/>
          <w:sz w:val="24"/>
          <w:szCs w:val="24"/>
          <w:highlight w:val="yellow"/>
          <w:lang w:val="en-US" w:bidi="hi-IN"/>
        </w:rPr>
        <w:t>H2</w:t>
      </w:r>
    </w:p>
    <w:p w:rsidR="00B254D9" w:rsidRDefault="00E80D61">
      <w:pPr>
        <w:rPr>
          <w:rFonts w:ascii="Times New Roman" w:hAnsi="Times New Roman" w:cs="Times New Roman"/>
          <w:bCs/>
          <w:iCs/>
          <w:sz w:val="24"/>
          <w:szCs w:val="24"/>
        </w:rPr>
      </w:pPr>
      <w:r>
        <w:rPr>
          <w:rFonts w:ascii="Times New Roman" w:hAnsi="Times New Roman" w:cs="Times New Roman"/>
          <w:bCs/>
          <w:iCs/>
          <w:sz w:val="24"/>
          <w:szCs w:val="24"/>
        </w:rPr>
        <w:t xml:space="preserve">You may have observed that living things do not remain of same size. They increase in size as they grow older. </w:t>
      </w:r>
      <w:r w:rsidR="00E1236D">
        <w:rPr>
          <w:rFonts w:ascii="Times New Roman" w:hAnsi="Times New Roman" w:cs="Times New Roman"/>
          <w:bCs/>
          <w:iCs/>
          <w:sz w:val="24"/>
          <w:szCs w:val="24"/>
        </w:rPr>
        <w:t>A</w:t>
      </w:r>
      <w:r>
        <w:rPr>
          <w:rFonts w:ascii="Times New Roman" w:hAnsi="Times New Roman" w:cs="Times New Roman"/>
          <w:bCs/>
          <w:iCs/>
          <w:sz w:val="24"/>
          <w:szCs w:val="24"/>
        </w:rPr>
        <w:t xml:space="preserve"> child grow</w:t>
      </w:r>
      <w:r w:rsidR="00E1236D">
        <w:rPr>
          <w:rFonts w:ascii="Times New Roman" w:hAnsi="Times New Roman" w:cs="Times New Roman"/>
          <w:bCs/>
          <w:iCs/>
          <w:sz w:val="24"/>
          <w:szCs w:val="24"/>
        </w:rPr>
        <w:t>s</w:t>
      </w:r>
      <w:r>
        <w:rPr>
          <w:rFonts w:ascii="Times New Roman" w:hAnsi="Times New Roman" w:cs="Times New Roman"/>
          <w:bCs/>
          <w:iCs/>
          <w:sz w:val="24"/>
          <w:szCs w:val="24"/>
        </w:rPr>
        <w:t xml:space="preserve"> into adult, a seedling grow</w:t>
      </w:r>
      <w:r w:rsidR="003C6F55">
        <w:rPr>
          <w:rFonts w:ascii="Times New Roman" w:hAnsi="Times New Roman" w:cs="Times New Roman"/>
          <w:bCs/>
          <w:iCs/>
          <w:sz w:val="24"/>
          <w:szCs w:val="24"/>
        </w:rPr>
        <w:t>s</w:t>
      </w:r>
      <w:r>
        <w:rPr>
          <w:rFonts w:ascii="Times New Roman" w:hAnsi="Times New Roman" w:cs="Times New Roman"/>
          <w:bCs/>
          <w:iCs/>
          <w:sz w:val="24"/>
          <w:szCs w:val="24"/>
        </w:rPr>
        <w:t xml:space="preserve"> into </w:t>
      </w:r>
      <w:r w:rsidR="003C6F55">
        <w:rPr>
          <w:rFonts w:ascii="Times New Roman" w:hAnsi="Times New Roman" w:cs="Times New Roman"/>
          <w:bCs/>
          <w:iCs/>
          <w:sz w:val="24"/>
          <w:szCs w:val="24"/>
        </w:rPr>
        <w:t xml:space="preserve">a </w:t>
      </w:r>
      <w:r>
        <w:rPr>
          <w:rFonts w:ascii="Times New Roman" w:hAnsi="Times New Roman" w:cs="Times New Roman"/>
          <w:bCs/>
          <w:iCs/>
          <w:sz w:val="24"/>
          <w:szCs w:val="24"/>
        </w:rPr>
        <w:t>plant and a puppy grow</w:t>
      </w:r>
      <w:r w:rsidR="00E1236D">
        <w:rPr>
          <w:rFonts w:ascii="Times New Roman" w:hAnsi="Times New Roman" w:cs="Times New Roman"/>
          <w:bCs/>
          <w:iCs/>
          <w:sz w:val="24"/>
          <w:szCs w:val="24"/>
        </w:rPr>
        <w:t>s</w:t>
      </w:r>
      <w:r>
        <w:rPr>
          <w:rFonts w:ascii="Times New Roman" w:hAnsi="Times New Roman" w:cs="Times New Roman"/>
          <w:bCs/>
          <w:iCs/>
          <w:sz w:val="24"/>
          <w:szCs w:val="24"/>
        </w:rPr>
        <w:t xml:space="preserve"> into a dog.</w:t>
      </w:r>
      <w:r w:rsidR="005B272D">
        <w:rPr>
          <w:rFonts w:ascii="Times New Roman" w:hAnsi="Times New Roman" w:cs="Times New Roman"/>
          <w:bCs/>
          <w:iCs/>
          <w:sz w:val="24"/>
          <w:szCs w:val="24"/>
        </w:rPr>
        <w:t xml:space="preserve"> </w:t>
      </w:r>
      <w:r>
        <w:rPr>
          <w:rFonts w:ascii="Times New Roman" w:hAnsi="Times New Roman" w:cs="Times New Roman"/>
          <w:bCs/>
          <w:iCs/>
          <w:sz w:val="24"/>
          <w:szCs w:val="24"/>
        </w:rPr>
        <w:t xml:space="preserve">In terms of size, animals stop growing after a certain period but </w:t>
      </w:r>
      <w:r w:rsidR="00E1236D">
        <w:rPr>
          <w:rFonts w:ascii="Times New Roman" w:hAnsi="Times New Roman" w:cs="Times New Roman"/>
          <w:bCs/>
          <w:iCs/>
          <w:sz w:val="24"/>
          <w:szCs w:val="24"/>
        </w:rPr>
        <w:t xml:space="preserve">plants </w:t>
      </w:r>
      <w:r>
        <w:rPr>
          <w:rFonts w:ascii="Times New Roman" w:hAnsi="Times New Roman" w:cs="Times New Roman"/>
          <w:bCs/>
          <w:iCs/>
          <w:sz w:val="24"/>
          <w:szCs w:val="24"/>
        </w:rPr>
        <w:t>continue to grow throughout their life.</w:t>
      </w:r>
    </w:p>
    <w:p w:rsidR="00B254D9" w:rsidRDefault="00E80D61">
      <w:pPr>
        <w:rPr>
          <w:rFonts w:ascii="Times New Roman" w:hAnsi="Times New Roman" w:cs="Times New Roman"/>
          <w:bCs/>
          <w:iCs/>
          <w:sz w:val="24"/>
          <w:szCs w:val="24"/>
          <w:highlight w:val="yellow"/>
        </w:rPr>
      </w:pPr>
      <w:r>
        <w:rPr>
          <w:rFonts w:ascii="Times New Roman" w:hAnsi="Times New Roman" w:cs="Times New Roman"/>
          <w:bCs/>
          <w:iCs/>
          <w:sz w:val="24"/>
          <w:szCs w:val="24"/>
          <w:highlight w:val="yellow"/>
        </w:rPr>
        <w:t>Show image of growth in a child</w:t>
      </w:r>
      <w:r w:rsidR="0062054F">
        <w:rPr>
          <w:rFonts w:ascii="Times New Roman" w:hAnsi="Times New Roman" w:cs="Times New Roman"/>
          <w:bCs/>
          <w:iCs/>
          <w:sz w:val="24"/>
          <w:szCs w:val="24"/>
          <w:highlight w:val="yellow"/>
        </w:rPr>
        <w:t xml:space="preserve"> and plant</w:t>
      </w:r>
      <w:r>
        <w:rPr>
          <w:rFonts w:ascii="Times New Roman" w:hAnsi="Times New Roman" w:cs="Times New Roman"/>
          <w:bCs/>
          <w:iCs/>
          <w:sz w:val="24"/>
          <w:szCs w:val="24"/>
          <w:highlight w:val="yellow"/>
        </w:rPr>
        <w:t>.</w:t>
      </w:r>
    </w:p>
    <w:p w:rsidR="00B254D9" w:rsidRDefault="00E80D61">
      <w:pPr>
        <w:spacing w:after="0" w:line="240" w:lineRule="auto"/>
        <w:rPr>
          <w:rFonts w:ascii="Times New Roman" w:hAnsi="Times New Roman" w:cs="Times New Roman"/>
          <w:sz w:val="24"/>
          <w:szCs w:val="24"/>
          <w:lang w:val="en-US" w:bidi="hi-IN"/>
        </w:rPr>
      </w:pPr>
      <w:r>
        <w:rPr>
          <w:noProof/>
          <w:lang w:val="en-US"/>
        </w:rPr>
        <w:lastRenderedPageBreak/>
        <w:drawing>
          <wp:inline distT="0" distB="0" distL="19050" distR="0">
            <wp:extent cx="2819400" cy="1875790"/>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11"/>
                    <a:stretch>
                      <a:fillRect/>
                    </a:stretch>
                  </pic:blipFill>
                  <pic:spPr bwMode="auto">
                    <a:xfrm>
                      <a:off x="0" y="0"/>
                      <a:ext cx="2819400" cy="1875790"/>
                    </a:xfrm>
                    <a:prstGeom prst="rect">
                      <a:avLst/>
                    </a:prstGeom>
                  </pic:spPr>
                </pic:pic>
              </a:graphicData>
            </a:graphic>
          </wp:inline>
        </w:drawing>
      </w:r>
      <w:r w:rsidR="0062054F">
        <w:rPr>
          <w:rFonts w:ascii="Times New Roman" w:hAnsi="Times New Roman" w:cs="Times New Roman"/>
          <w:noProof/>
          <w:sz w:val="24"/>
          <w:szCs w:val="24"/>
          <w:lang w:val="en-US"/>
        </w:rPr>
        <w:drawing>
          <wp:inline distT="0" distB="0" distL="0" distR="0">
            <wp:extent cx="2943225" cy="1604410"/>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943225" cy="1604410"/>
                    </a:xfrm>
                    <a:prstGeom prst="rect">
                      <a:avLst/>
                    </a:prstGeom>
                    <a:noFill/>
                    <a:ln w="9525">
                      <a:noFill/>
                      <a:miter lim="800000"/>
                      <a:headEnd/>
                      <a:tailEnd/>
                    </a:ln>
                  </pic:spPr>
                </pic:pic>
              </a:graphicData>
            </a:graphic>
          </wp:inline>
        </w:drawing>
      </w:r>
      <w:r>
        <w:rPr>
          <w:rFonts w:ascii="Times New Roman" w:hAnsi="Times New Roman" w:cs="Times New Roman"/>
          <w:sz w:val="24"/>
          <w:szCs w:val="24"/>
          <w:lang w:val="en-US" w:bidi="hi-IN"/>
        </w:rPr>
        <w:t>(for reference)</w:t>
      </w:r>
    </w:p>
    <w:p w:rsidR="00B254D9" w:rsidRDefault="00B254D9">
      <w:pPr>
        <w:spacing w:after="0" w:line="240" w:lineRule="auto"/>
        <w:rPr>
          <w:rFonts w:ascii="Times New Roman" w:hAnsi="Times New Roman" w:cs="Times New Roman"/>
          <w:sz w:val="24"/>
          <w:szCs w:val="24"/>
          <w:lang w:val="en-US" w:bidi="hi-IN"/>
        </w:rPr>
      </w:pPr>
    </w:p>
    <w:p w:rsidR="00B254D9" w:rsidRDefault="00B254D9">
      <w:pPr>
        <w:spacing w:after="0" w:line="240" w:lineRule="auto"/>
        <w:rPr>
          <w:rFonts w:ascii="Times New Roman" w:hAnsi="Times New Roman" w:cs="Times New Roman"/>
          <w:sz w:val="24"/>
          <w:szCs w:val="24"/>
          <w:lang w:val="en-US" w:bidi="hi-IN"/>
        </w:rPr>
      </w:pPr>
    </w:p>
    <w:p w:rsidR="00B254D9" w:rsidRDefault="00E80D61" w:rsidP="00ED3DCF">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Non-living things also show growth but the growth in non-living things occurs by the addition of materials from outside</w:t>
      </w:r>
      <w:r w:rsidR="00DF6E55">
        <w:rPr>
          <w:rFonts w:ascii="Times New Roman" w:hAnsi="Times New Roman" w:cs="Times New Roman"/>
          <w:sz w:val="24"/>
          <w:szCs w:val="24"/>
          <w:lang w:val="en-US" w:bidi="hi-IN"/>
        </w:rPr>
        <w:t xml:space="preserve">. </w:t>
      </w:r>
      <w:r w:rsidR="00ED3DCF">
        <w:rPr>
          <w:rFonts w:ascii="Times New Roman" w:hAnsi="Times New Roman" w:cs="Times New Roman"/>
          <w:sz w:val="24"/>
          <w:szCs w:val="24"/>
          <w:lang w:val="en-US" w:bidi="hi-IN"/>
        </w:rPr>
        <w:t xml:space="preserve">For example, </w:t>
      </w:r>
      <w:r w:rsidR="00DF6E55">
        <w:rPr>
          <w:rFonts w:ascii="Times New Roman" w:hAnsi="Times New Roman" w:cs="Times New Roman"/>
          <w:sz w:val="24"/>
          <w:szCs w:val="24"/>
          <w:lang w:val="en-US" w:bidi="hi-IN"/>
        </w:rPr>
        <w:t>rock may become larger in size with time due to the addition of soil or sand to it.</w:t>
      </w:r>
    </w:p>
    <w:p w:rsidR="00564328" w:rsidRDefault="00564328">
      <w:pPr>
        <w:spacing w:after="0" w:line="240" w:lineRule="auto"/>
        <w:rPr>
          <w:rFonts w:ascii="Times New Roman" w:hAnsi="Times New Roman" w:cs="Times New Roman"/>
          <w:bCs/>
          <w:sz w:val="24"/>
          <w:szCs w:val="24"/>
        </w:rPr>
      </w:pPr>
    </w:p>
    <w:p w:rsidR="00163E07" w:rsidRDefault="00564328">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Break Zone</w:t>
      </w:r>
    </w:p>
    <w:p w:rsidR="00406673" w:rsidRDefault="00406673">
      <w:pPr>
        <w:spacing w:after="0" w:line="240" w:lineRule="auto"/>
        <w:rPr>
          <w:rFonts w:ascii="Times New Roman" w:hAnsi="Times New Roman" w:cs="Times New Roman"/>
          <w:b/>
          <w:bCs/>
          <w:sz w:val="24"/>
          <w:szCs w:val="24"/>
        </w:rPr>
      </w:pPr>
    </w:p>
    <w:p w:rsidR="00D0158E" w:rsidRDefault="004945AB">
      <w:pPr>
        <w:spacing w:after="0" w:line="240" w:lineRule="auto"/>
        <w:rPr>
          <w:rFonts w:ascii="Times New Roman" w:hAnsi="Times New Roman" w:cs="Times New Roman"/>
          <w:b/>
        </w:rPr>
      </w:pPr>
      <w:r>
        <w:rPr>
          <w:rFonts w:ascii="Times New Roman" w:hAnsi="Times New Roman" w:cs="Times New Roman"/>
          <w:b/>
        </w:rPr>
        <w:t>Match the following</w:t>
      </w:r>
      <w:r w:rsidR="007A778A">
        <w:rPr>
          <w:rFonts w:ascii="Times New Roman" w:hAnsi="Times New Roman" w:cs="Times New Roman"/>
          <w:b/>
        </w:rPr>
        <w:t>.</w:t>
      </w:r>
    </w:p>
    <w:p w:rsidR="004945AB" w:rsidRDefault="004945AB">
      <w:pPr>
        <w:spacing w:after="0" w:line="240" w:lineRule="auto"/>
        <w:rPr>
          <w:rFonts w:ascii="Times New Roman" w:hAnsi="Times New Roman" w:cs="Times New Roman"/>
          <w:b/>
        </w:rPr>
      </w:pPr>
    </w:p>
    <w:tbl>
      <w:tblPr>
        <w:tblStyle w:val="TableGrid"/>
        <w:tblW w:w="0" w:type="auto"/>
        <w:tblLook w:val="04A0"/>
      </w:tblPr>
      <w:tblGrid>
        <w:gridCol w:w="4788"/>
        <w:gridCol w:w="4788"/>
      </w:tblGrid>
      <w:tr w:rsidR="004945AB" w:rsidRPr="007A778A" w:rsidTr="004945AB">
        <w:tc>
          <w:tcPr>
            <w:tcW w:w="4788" w:type="dxa"/>
          </w:tcPr>
          <w:p w:rsidR="004945AB" w:rsidRPr="007A778A" w:rsidRDefault="00EE06B1" w:rsidP="00FA310A">
            <w:pPr>
              <w:spacing w:after="0" w:line="240" w:lineRule="auto"/>
              <w:jc w:val="center"/>
              <w:rPr>
                <w:rFonts w:ascii="Times New Roman" w:hAnsi="Times New Roman" w:cs="Times New Roman"/>
                <w:b/>
              </w:rPr>
            </w:pPr>
            <w:r w:rsidRPr="007A778A">
              <w:rPr>
                <w:rFonts w:ascii="Times New Roman" w:hAnsi="Times New Roman" w:cs="Times New Roman"/>
                <w:b/>
              </w:rPr>
              <w:t>Column A</w:t>
            </w:r>
          </w:p>
        </w:tc>
        <w:tc>
          <w:tcPr>
            <w:tcW w:w="4788" w:type="dxa"/>
          </w:tcPr>
          <w:p w:rsidR="004945AB" w:rsidRPr="007A778A" w:rsidRDefault="00EE06B1" w:rsidP="00FA310A">
            <w:pPr>
              <w:spacing w:after="0" w:line="240" w:lineRule="auto"/>
              <w:jc w:val="center"/>
              <w:rPr>
                <w:rFonts w:ascii="Times New Roman" w:hAnsi="Times New Roman" w:cs="Times New Roman"/>
                <w:b/>
              </w:rPr>
            </w:pPr>
            <w:r w:rsidRPr="007A778A">
              <w:rPr>
                <w:rFonts w:ascii="Times New Roman" w:hAnsi="Times New Roman" w:cs="Times New Roman"/>
                <w:b/>
              </w:rPr>
              <w:t>Column B</w:t>
            </w:r>
          </w:p>
        </w:tc>
      </w:tr>
      <w:tr w:rsidR="004945AB" w:rsidTr="004945AB">
        <w:tc>
          <w:tcPr>
            <w:tcW w:w="4788" w:type="dxa"/>
          </w:tcPr>
          <w:p w:rsidR="004945AB" w:rsidRPr="00FA310A" w:rsidRDefault="00FA310A" w:rsidP="00FA310A">
            <w:pPr>
              <w:spacing w:after="0" w:line="240" w:lineRule="auto"/>
              <w:jc w:val="center"/>
              <w:rPr>
                <w:rFonts w:ascii="Times New Roman" w:hAnsi="Times New Roman" w:cs="Times New Roman"/>
              </w:rPr>
            </w:pPr>
            <w:r w:rsidRPr="00FA310A">
              <w:rPr>
                <w:rFonts w:ascii="Times New Roman" w:hAnsi="Times New Roman" w:cs="Times New Roman"/>
              </w:rPr>
              <w:t>Plants</w:t>
            </w:r>
          </w:p>
        </w:tc>
        <w:tc>
          <w:tcPr>
            <w:tcW w:w="4788" w:type="dxa"/>
          </w:tcPr>
          <w:p w:rsidR="004945AB" w:rsidRPr="00FA310A" w:rsidRDefault="00FA310A" w:rsidP="00FA310A">
            <w:pPr>
              <w:spacing w:after="0" w:line="240" w:lineRule="auto"/>
              <w:jc w:val="center"/>
              <w:rPr>
                <w:rFonts w:ascii="Times New Roman" w:hAnsi="Times New Roman" w:cs="Times New Roman"/>
              </w:rPr>
            </w:pPr>
            <w:r w:rsidRPr="00FA310A">
              <w:rPr>
                <w:rFonts w:ascii="Times New Roman" w:hAnsi="Times New Roman" w:cs="Times New Roman"/>
              </w:rPr>
              <w:t>Grow but do not move</w:t>
            </w:r>
          </w:p>
        </w:tc>
      </w:tr>
      <w:tr w:rsidR="004945AB" w:rsidTr="004945AB">
        <w:tc>
          <w:tcPr>
            <w:tcW w:w="4788" w:type="dxa"/>
          </w:tcPr>
          <w:p w:rsidR="004945AB" w:rsidRPr="00FA310A" w:rsidRDefault="00FA310A" w:rsidP="00FA310A">
            <w:pPr>
              <w:spacing w:after="0" w:line="240" w:lineRule="auto"/>
              <w:jc w:val="center"/>
              <w:rPr>
                <w:rFonts w:ascii="Times New Roman" w:hAnsi="Times New Roman" w:cs="Times New Roman"/>
              </w:rPr>
            </w:pPr>
            <w:r w:rsidRPr="00FA310A">
              <w:rPr>
                <w:rFonts w:ascii="Times New Roman" w:hAnsi="Times New Roman" w:cs="Times New Roman"/>
              </w:rPr>
              <w:t>Animals</w:t>
            </w:r>
          </w:p>
        </w:tc>
        <w:tc>
          <w:tcPr>
            <w:tcW w:w="4788" w:type="dxa"/>
          </w:tcPr>
          <w:p w:rsidR="004945AB" w:rsidRPr="00FA310A" w:rsidRDefault="00FA310A" w:rsidP="00FA310A">
            <w:pPr>
              <w:spacing w:after="0" w:line="240" w:lineRule="auto"/>
              <w:jc w:val="center"/>
              <w:rPr>
                <w:rFonts w:ascii="Times New Roman" w:hAnsi="Times New Roman" w:cs="Times New Roman"/>
              </w:rPr>
            </w:pPr>
            <w:r w:rsidRPr="00FA310A">
              <w:rPr>
                <w:rFonts w:ascii="Times New Roman" w:hAnsi="Times New Roman" w:cs="Times New Roman"/>
              </w:rPr>
              <w:t>Move but do not show growth</w:t>
            </w:r>
          </w:p>
        </w:tc>
      </w:tr>
      <w:tr w:rsidR="004945AB" w:rsidTr="004945AB">
        <w:tc>
          <w:tcPr>
            <w:tcW w:w="4788" w:type="dxa"/>
          </w:tcPr>
          <w:p w:rsidR="004945AB" w:rsidRPr="00FA310A" w:rsidRDefault="00FA310A" w:rsidP="00FA310A">
            <w:pPr>
              <w:spacing w:after="0" w:line="240" w:lineRule="auto"/>
              <w:jc w:val="center"/>
              <w:rPr>
                <w:rFonts w:ascii="Times New Roman" w:hAnsi="Times New Roman" w:cs="Times New Roman"/>
              </w:rPr>
            </w:pPr>
            <w:r>
              <w:rPr>
                <w:rFonts w:ascii="Times New Roman" w:hAnsi="Times New Roman" w:cs="Times New Roman"/>
              </w:rPr>
              <w:t xml:space="preserve"> Vehicles</w:t>
            </w:r>
          </w:p>
        </w:tc>
        <w:tc>
          <w:tcPr>
            <w:tcW w:w="4788" w:type="dxa"/>
          </w:tcPr>
          <w:p w:rsidR="004945AB" w:rsidRPr="00FA310A" w:rsidRDefault="00FA310A" w:rsidP="00FA310A">
            <w:pPr>
              <w:spacing w:after="0" w:line="240" w:lineRule="auto"/>
              <w:jc w:val="center"/>
              <w:rPr>
                <w:rFonts w:ascii="Times New Roman" w:hAnsi="Times New Roman" w:cs="Times New Roman"/>
              </w:rPr>
            </w:pPr>
            <w:r w:rsidRPr="00FA310A">
              <w:rPr>
                <w:rFonts w:ascii="Times New Roman" w:hAnsi="Times New Roman" w:cs="Times New Roman"/>
              </w:rPr>
              <w:t>Show growth as well as movement</w:t>
            </w:r>
          </w:p>
        </w:tc>
      </w:tr>
      <w:tr w:rsidR="004945AB" w:rsidTr="004945AB">
        <w:tc>
          <w:tcPr>
            <w:tcW w:w="4788" w:type="dxa"/>
          </w:tcPr>
          <w:p w:rsidR="004945AB" w:rsidRPr="00FA310A" w:rsidRDefault="00FA310A" w:rsidP="00FA310A">
            <w:pPr>
              <w:spacing w:after="0" w:line="240" w:lineRule="auto"/>
              <w:jc w:val="center"/>
              <w:rPr>
                <w:rFonts w:ascii="Times New Roman" w:hAnsi="Times New Roman" w:cs="Times New Roman"/>
              </w:rPr>
            </w:pPr>
            <w:r w:rsidRPr="00FA310A">
              <w:rPr>
                <w:rFonts w:ascii="Times New Roman" w:hAnsi="Times New Roman" w:cs="Times New Roman"/>
              </w:rPr>
              <w:t>Rock</w:t>
            </w:r>
            <w:r w:rsidR="003C6F55">
              <w:rPr>
                <w:rFonts w:ascii="Times New Roman" w:hAnsi="Times New Roman" w:cs="Times New Roman"/>
              </w:rPr>
              <w:t>s</w:t>
            </w:r>
          </w:p>
        </w:tc>
        <w:tc>
          <w:tcPr>
            <w:tcW w:w="4788" w:type="dxa"/>
          </w:tcPr>
          <w:p w:rsidR="004945AB" w:rsidRPr="00FA310A" w:rsidRDefault="00FA310A" w:rsidP="00FA310A">
            <w:pPr>
              <w:spacing w:after="0" w:line="240" w:lineRule="auto"/>
              <w:jc w:val="center"/>
              <w:rPr>
                <w:rFonts w:ascii="Times New Roman" w:hAnsi="Times New Roman" w:cs="Times New Roman"/>
              </w:rPr>
            </w:pPr>
            <w:r w:rsidRPr="00FA310A">
              <w:rPr>
                <w:rFonts w:ascii="Times New Roman" w:hAnsi="Times New Roman" w:cs="Times New Roman"/>
              </w:rPr>
              <w:t>Grow but do not move</w:t>
            </w:r>
          </w:p>
        </w:tc>
      </w:tr>
    </w:tbl>
    <w:p w:rsidR="0065108F" w:rsidRDefault="0065108F" w:rsidP="0065108F">
      <w:pPr>
        <w:spacing w:after="0" w:line="240" w:lineRule="auto"/>
        <w:rPr>
          <w:rFonts w:ascii="Times New Roman" w:hAnsi="Times New Roman" w:cs="Times New Roman"/>
          <w:b/>
          <w:bCs/>
          <w:sz w:val="24"/>
          <w:szCs w:val="24"/>
        </w:rPr>
      </w:pPr>
    </w:p>
    <w:p w:rsidR="0065108F" w:rsidRDefault="0065108F" w:rsidP="0065108F">
      <w:pPr>
        <w:pStyle w:val="NormalWeb"/>
        <w:spacing w:beforeAutospacing="0" w:after="0" w:afterAutospacing="0"/>
        <w:rPr>
          <w:b/>
          <w:bCs/>
        </w:rPr>
      </w:pPr>
      <w:r>
        <w:rPr>
          <w:b/>
          <w:bCs/>
        </w:rPr>
        <w:t>Definite Lifespan</w:t>
      </w:r>
      <w:r>
        <w:rPr>
          <w:b/>
          <w:bCs/>
          <w:highlight w:val="yellow"/>
        </w:rPr>
        <w:t>H2</w:t>
      </w:r>
    </w:p>
    <w:p w:rsidR="0065108F" w:rsidRDefault="0065108F" w:rsidP="0065108F">
      <w:pPr>
        <w:pStyle w:val="NormalWeb"/>
        <w:spacing w:beforeAutospacing="0" w:after="0" w:afterAutospacing="0"/>
        <w:rPr>
          <w:bCs/>
        </w:rPr>
      </w:pPr>
      <w:r>
        <w:rPr>
          <w:bCs/>
        </w:rPr>
        <w:t>Every living organism has a definite lifespan including its birth, growth and death. The longest period over which the life of an organism extends is called lifespan. Different living things have different lifespan(s). Average lifespan of some organisms are given below.</w:t>
      </w:r>
    </w:p>
    <w:p w:rsidR="0065108F" w:rsidRDefault="0065108F" w:rsidP="0065108F">
      <w:pPr>
        <w:pStyle w:val="NormalWeb"/>
        <w:spacing w:beforeAutospacing="0" w:after="0" w:afterAutospacing="0"/>
        <w:rPr>
          <w:bCs/>
        </w:rPr>
      </w:pPr>
    </w:p>
    <w:p w:rsidR="00EB0D1F" w:rsidRDefault="0065108F" w:rsidP="0065108F">
      <w:pPr>
        <w:spacing w:after="0" w:line="240" w:lineRule="auto"/>
        <w:rPr>
          <w:rFonts w:ascii="Times New Roman" w:hAnsi="Times New Roman" w:cs="Times New Roman"/>
          <w:sz w:val="24"/>
          <w:szCs w:val="24"/>
        </w:rPr>
      </w:pPr>
      <w:r>
        <w:rPr>
          <w:rFonts w:ascii="Times New Roman" w:hAnsi="Times New Roman" w:cs="Times New Roman"/>
          <w:sz w:val="24"/>
          <w:szCs w:val="24"/>
          <w:highlight w:val="yellow"/>
        </w:rPr>
        <w:t>Show image of average lifespan of some organisms.</w:t>
      </w:r>
      <w:r>
        <w:rPr>
          <w:rFonts w:ascii="Times New Roman" w:hAnsi="Times New Roman" w:cs="Times New Roman"/>
          <w:sz w:val="24"/>
          <w:szCs w:val="24"/>
        </w:rPr>
        <w:t xml:space="preserve"> (Note</w:t>
      </w:r>
      <w:del w:id="0" w:author="User" w:date="2019-08-24T17:19:00Z">
        <w:r w:rsidDel="00EB0D1F">
          <w:rPr>
            <w:rFonts w:ascii="Times New Roman" w:hAnsi="Times New Roman" w:cs="Times New Roman"/>
            <w:sz w:val="24"/>
            <w:szCs w:val="24"/>
          </w:rPr>
          <w:delText xml:space="preserve"> </w:delText>
        </w:r>
      </w:del>
      <w:r>
        <w:rPr>
          <w:rFonts w:ascii="Times New Roman" w:hAnsi="Times New Roman" w:cs="Times New Roman"/>
          <w:sz w:val="24"/>
          <w:szCs w:val="24"/>
        </w:rPr>
        <w:t>:</w:t>
      </w:r>
      <w:ins w:id="1" w:author="User" w:date="2019-08-24T17:19:00Z">
        <w:r w:rsidR="00EB0D1F">
          <w:rPr>
            <w:rFonts w:ascii="Times New Roman" w:hAnsi="Times New Roman" w:cs="Times New Roman"/>
            <w:sz w:val="24"/>
            <w:szCs w:val="24"/>
          </w:rPr>
          <w:t xml:space="preserve"> </w:t>
        </w:r>
      </w:ins>
      <w:r>
        <w:rPr>
          <w:rFonts w:ascii="Times New Roman" w:hAnsi="Times New Roman" w:cs="Times New Roman"/>
          <w:sz w:val="24"/>
          <w:szCs w:val="24"/>
        </w:rPr>
        <w:t>Write butterfly instead of mayfly.)</w:t>
      </w:r>
    </w:p>
    <w:p w:rsidR="0065108F" w:rsidRDefault="0065108F" w:rsidP="0065108F">
      <w:pPr>
        <w:spacing w:after="0" w:line="240" w:lineRule="auto"/>
        <w:rPr>
          <w:rFonts w:ascii="Times New Roman" w:hAnsi="Times New Roman" w:cs="Times New Roman"/>
          <w:bCs/>
          <w:sz w:val="24"/>
          <w:szCs w:val="24"/>
        </w:rPr>
      </w:pPr>
      <w:r>
        <w:rPr>
          <w:noProof/>
          <w:lang w:val="en-US"/>
        </w:rPr>
        <w:lastRenderedPageBreak/>
        <w:drawing>
          <wp:inline distT="0" distB="0" distL="19050" distR="0">
            <wp:extent cx="4324350" cy="2571750"/>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3"/>
                    <a:stretch>
                      <a:fillRect/>
                    </a:stretch>
                  </pic:blipFill>
                  <pic:spPr bwMode="auto">
                    <a:xfrm>
                      <a:off x="0" y="0"/>
                      <a:ext cx="4324350" cy="2571750"/>
                    </a:xfrm>
                    <a:prstGeom prst="rect">
                      <a:avLst/>
                    </a:prstGeom>
                  </pic:spPr>
                </pic:pic>
              </a:graphicData>
            </a:graphic>
          </wp:inline>
        </w:drawing>
      </w:r>
      <w:r>
        <w:rPr>
          <w:rFonts w:ascii="Times New Roman" w:hAnsi="Times New Roman" w:cs="Times New Roman"/>
          <w:bCs/>
          <w:sz w:val="24"/>
          <w:szCs w:val="24"/>
        </w:rPr>
        <w:t>(for reference)</w:t>
      </w:r>
    </w:p>
    <w:p w:rsidR="0065108F" w:rsidRDefault="0065108F" w:rsidP="0065108F">
      <w:pPr>
        <w:spacing w:after="0" w:line="240" w:lineRule="auto"/>
        <w:rPr>
          <w:rFonts w:ascii="Times New Roman" w:hAnsi="Times New Roman" w:cs="Times New Roman"/>
          <w:b/>
          <w:bCs/>
          <w:sz w:val="24"/>
          <w:szCs w:val="24"/>
        </w:rPr>
      </w:pPr>
    </w:p>
    <w:p w:rsidR="0065108F" w:rsidRDefault="0065108F" w:rsidP="0065108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Excretion</w:t>
      </w:r>
      <w:r>
        <w:rPr>
          <w:rFonts w:ascii="Times New Roman" w:hAnsi="Times New Roman" w:cs="Times New Roman"/>
          <w:b/>
          <w:bCs/>
          <w:sz w:val="24"/>
          <w:szCs w:val="24"/>
          <w:highlight w:val="yellow"/>
        </w:rPr>
        <w:t>H2</w:t>
      </w:r>
    </w:p>
    <w:p w:rsidR="0065108F" w:rsidRDefault="0065108F" w:rsidP="0065108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Excretion is the process of removing wastes from the body. Waste products are released during life processes such as digestion and respiration, occurring inside the body of living things. These wastes are removed from the body in the form of sweat, urine and exhaled air. Plants excrete carbon dioxide and water vapour through stomata present on leaves and stem. </w:t>
      </w:r>
    </w:p>
    <w:p w:rsidR="0065108F" w:rsidRDefault="0065108F" w:rsidP="0065108F">
      <w:pPr>
        <w:rPr>
          <w:rFonts w:ascii="Times New Roman" w:hAnsi="Times New Roman" w:cs="Times New Roman"/>
          <w:b/>
          <w:bCs/>
          <w:color w:val="000000"/>
          <w:sz w:val="24"/>
          <w:szCs w:val="24"/>
        </w:rPr>
      </w:pPr>
    </w:p>
    <w:p w:rsidR="0065108F" w:rsidRDefault="0065108F" w:rsidP="0065108F">
      <w:pPr>
        <w:spacing w:after="0" w:line="240" w:lineRule="auto"/>
        <w:rPr>
          <w:rFonts w:ascii="Times New Roman" w:hAnsi="Times New Roman" w:cs="Times New Roman"/>
          <w:b/>
          <w:bCs/>
          <w:color w:val="FF0000"/>
          <w:sz w:val="24"/>
          <w:szCs w:val="24"/>
          <w:lang w:val="en-US" w:bidi="hi-IN"/>
        </w:rPr>
      </w:pPr>
    </w:p>
    <w:p w:rsidR="0065108F" w:rsidRDefault="0065108F" w:rsidP="0065108F">
      <w:pPr>
        <w:spacing w:after="0"/>
        <w:rPr>
          <w:rFonts w:ascii="Times New Roman" w:hAnsi="Times New Roman" w:cs="Times New Roman"/>
          <w:b/>
          <w:bCs/>
          <w:sz w:val="24"/>
          <w:szCs w:val="24"/>
        </w:rPr>
      </w:pPr>
      <w:r>
        <w:rPr>
          <w:rFonts w:ascii="Times New Roman" w:hAnsi="Times New Roman" w:cs="Times New Roman"/>
          <w:b/>
          <w:bCs/>
          <w:sz w:val="24"/>
          <w:szCs w:val="24"/>
        </w:rPr>
        <w:t xml:space="preserve">Reproduction </w:t>
      </w:r>
      <w:r>
        <w:rPr>
          <w:rFonts w:ascii="Times New Roman" w:hAnsi="Times New Roman" w:cs="Times New Roman"/>
          <w:b/>
          <w:bCs/>
          <w:sz w:val="24"/>
          <w:szCs w:val="24"/>
          <w:highlight w:val="yellow"/>
        </w:rPr>
        <w:t>H2</w:t>
      </w:r>
    </w:p>
    <w:p w:rsidR="0065108F" w:rsidRDefault="0065108F" w:rsidP="0065108F">
      <w:pPr>
        <w:spacing w:after="0"/>
        <w:rPr>
          <w:rFonts w:ascii="Times New Roman" w:hAnsi="Times New Roman" w:cs="Times New Roman"/>
          <w:bCs/>
          <w:sz w:val="24"/>
          <w:szCs w:val="24"/>
        </w:rPr>
      </w:pPr>
      <w:r>
        <w:rPr>
          <w:rFonts w:ascii="Times New Roman" w:hAnsi="Times New Roman" w:cs="Times New Roman"/>
          <w:bCs/>
          <w:sz w:val="24"/>
          <w:szCs w:val="24"/>
        </w:rPr>
        <w:t xml:space="preserve">Reproduction is a process by which an organism produces an offspring. Different living organisms reproduce in different ways. </w:t>
      </w:r>
    </w:p>
    <w:p w:rsidR="0065108F" w:rsidRDefault="0065108F" w:rsidP="0065108F">
      <w:pPr>
        <w:pStyle w:val="ListParagraph"/>
        <w:numPr>
          <w:ilvl w:val="0"/>
          <w:numId w:val="8"/>
        </w:numPr>
        <w:rPr>
          <w:rFonts w:ascii="Times New Roman" w:hAnsi="Times New Roman" w:cs="Times New Roman"/>
          <w:bCs/>
        </w:rPr>
      </w:pPr>
      <w:r>
        <w:rPr>
          <w:rFonts w:ascii="Times New Roman" w:hAnsi="Times New Roman" w:cs="Times New Roman"/>
          <w:bCs/>
        </w:rPr>
        <w:t xml:space="preserve">You may know that animals such as cat or dog give birth to new animals like themselves. </w:t>
      </w:r>
    </w:p>
    <w:p w:rsidR="0065108F" w:rsidRDefault="0065108F" w:rsidP="0065108F">
      <w:pPr>
        <w:pStyle w:val="ListParagraph"/>
        <w:numPr>
          <w:ilvl w:val="0"/>
          <w:numId w:val="8"/>
        </w:numPr>
        <w:rPr>
          <w:rFonts w:ascii="Times New Roman" w:hAnsi="Times New Roman" w:cs="Times New Roman"/>
          <w:bCs/>
        </w:rPr>
      </w:pPr>
      <w:r>
        <w:rPr>
          <w:rFonts w:ascii="Times New Roman" w:hAnsi="Times New Roman" w:cs="Times New Roman"/>
          <w:bCs/>
        </w:rPr>
        <w:t xml:space="preserve">Some animals such as birds, frog, mosquitoes, snakes and spiders, hatch from eggs. </w:t>
      </w:r>
    </w:p>
    <w:p w:rsidR="0065108F" w:rsidRDefault="0065108F" w:rsidP="0065108F">
      <w:pPr>
        <w:pStyle w:val="ListParagraph"/>
        <w:numPr>
          <w:ilvl w:val="0"/>
          <w:numId w:val="8"/>
        </w:numPr>
        <w:rPr>
          <w:rFonts w:ascii="Times New Roman" w:hAnsi="Times New Roman" w:cs="Times New Roman"/>
          <w:bCs/>
        </w:rPr>
      </w:pPr>
      <w:r>
        <w:rPr>
          <w:rFonts w:ascii="Times New Roman" w:hAnsi="Times New Roman" w:cs="Times New Roman"/>
          <w:bCs/>
        </w:rPr>
        <w:t>Plants are produced from their seeds.</w:t>
      </w:r>
    </w:p>
    <w:p w:rsidR="0065108F" w:rsidRDefault="0065108F" w:rsidP="0065108F">
      <w:pPr>
        <w:pStyle w:val="ListParagraph"/>
        <w:ind w:left="0"/>
        <w:rPr>
          <w:rFonts w:ascii="Times New Roman" w:hAnsi="Times New Roman" w:cs="Times New Roman"/>
          <w:bCs/>
        </w:rPr>
      </w:pPr>
    </w:p>
    <w:p w:rsidR="0065108F" w:rsidRDefault="0065108F" w:rsidP="0065108F">
      <w:pPr>
        <w:pStyle w:val="ListParagraph"/>
        <w:ind w:left="0"/>
        <w:rPr>
          <w:rFonts w:ascii="Times New Roman" w:hAnsi="Times New Roman" w:cs="Times New Roman"/>
          <w:bCs/>
        </w:rPr>
      </w:pPr>
    </w:p>
    <w:p w:rsidR="0065108F" w:rsidRDefault="0065108F" w:rsidP="0065108F">
      <w:pPr>
        <w:pStyle w:val="ListParagraph"/>
        <w:ind w:left="0"/>
        <w:rPr>
          <w:rFonts w:ascii="Times New Roman" w:hAnsi="Times New Roman" w:cs="Times New Roman"/>
          <w:bCs/>
        </w:rPr>
      </w:pPr>
      <w:r w:rsidRPr="00997371">
        <w:rPr>
          <w:rFonts w:ascii="Times New Roman" w:hAnsi="Times New Roman" w:cs="Times New Roman"/>
          <w:b/>
          <w:bCs/>
          <w:color w:val="000000"/>
        </w:rPr>
        <w:t>Think it Out!</w:t>
      </w:r>
    </w:p>
    <w:p w:rsidR="00542FB6" w:rsidRDefault="003C6F55" w:rsidP="00542FB6">
      <w:pPr>
        <w:pStyle w:val="ListParagraph"/>
        <w:ind w:left="0"/>
        <w:rPr>
          <w:rFonts w:ascii="Times New Roman" w:hAnsi="Times New Roman" w:cs="Times New Roman"/>
          <w:color w:val="000000"/>
        </w:rPr>
      </w:pPr>
      <w:r>
        <w:rPr>
          <w:rFonts w:ascii="Times New Roman" w:hAnsi="Times New Roman" w:cs="Times New Roman"/>
          <w:color w:val="000000"/>
        </w:rPr>
        <w:t>I</w:t>
      </w:r>
      <w:r w:rsidR="0065108F" w:rsidRPr="00997371">
        <w:rPr>
          <w:rFonts w:ascii="Times New Roman" w:hAnsi="Times New Roman" w:cs="Times New Roman"/>
          <w:color w:val="000000"/>
        </w:rPr>
        <w:t>magine what would happen if living things could not reproduce</w:t>
      </w:r>
      <w:r>
        <w:rPr>
          <w:rFonts w:ascii="Times New Roman" w:hAnsi="Times New Roman" w:cs="Times New Roman"/>
          <w:color w:val="000000"/>
        </w:rPr>
        <w:t>.</w:t>
      </w:r>
    </w:p>
    <w:p w:rsidR="00542FB6" w:rsidRDefault="00542FB6" w:rsidP="00542FB6">
      <w:pPr>
        <w:pStyle w:val="ListParagraph"/>
        <w:ind w:left="0"/>
        <w:rPr>
          <w:rFonts w:ascii="Times New Roman" w:hAnsi="Times New Roman" w:cs="Times New Roman"/>
          <w:b/>
        </w:rPr>
      </w:pPr>
    </w:p>
    <w:p w:rsidR="00542FB6" w:rsidRDefault="0065108F" w:rsidP="00542FB6">
      <w:pPr>
        <w:pStyle w:val="ListParagraph"/>
        <w:ind w:left="0"/>
        <w:rPr>
          <w:rFonts w:ascii="Times New Roman" w:hAnsi="Times New Roman" w:cs="Times New Roman"/>
          <w:b/>
        </w:rPr>
      </w:pPr>
      <w:r w:rsidRPr="0065108F">
        <w:rPr>
          <w:rFonts w:ascii="Times New Roman" w:hAnsi="Times New Roman" w:cs="Times New Roman"/>
          <w:b/>
        </w:rPr>
        <w:t>Break Zone</w:t>
      </w:r>
    </w:p>
    <w:p w:rsidR="0065108F" w:rsidRPr="0065108F" w:rsidRDefault="0065108F">
      <w:pPr>
        <w:spacing w:after="0" w:line="240" w:lineRule="auto"/>
        <w:rPr>
          <w:rFonts w:ascii="Times New Roman" w:hAnsi="Times New Roman" w:cs="Times New Roman"/>
          <w:b/>
        </w:rPr>
      </w:pPr>
    </w:p>
    <w:p w:rsidR="00B254D9" w:rsidRDefault="00117F7F">
      <w:pPr>
        <w:pStyle w:val="NormalWeb"/>
        <w:spacing w:beforeAutospacing="0" w:after="0" w:afterAutospacing="0"/>
        <w:rPr>
          <w:b/>
          <w:bCs/>
        </w:rPr>
      </w:pPr>
      <w:r>
        <w:rPr>
          <w:b/>
          <w:bCs/>
        </w:rPr>
        <w:t>Give one word for the following.</w:t>
      </w:r>
    </w:p>
    <w:p w:rsidR="00117F7F" w:rsidRDefault="00117F7F">
      <w:pPr>
        <w:pStyle w:val="NormalWeb"/>
        <w:spacing w:beforeAutospacing="0" w:after="0" w:afterAutospacing="0"/>
        <w:rPr>
          <w:b/>
          <w:bCs/>
        </w:rPr>
      </w:pPr>
    </w:p>
    <w:p w:rsidR="00117F7F" w:rsidRDefault="00CF3FF3">
      <w:pPr>
        <w:pStyle w:val="NormalWeb"/>
        <w:spacing w:beforeAutospacing="0" w:after="0" w:afterAutospacing="0"/>
        <w:rPr>
          <w:bCs/>
        </w:rPr>
      </w:pPr>
      <w:r>
        <w:rPr>
          <w:bCs/>
        </w:rPr>
        <w:t>1. The longest period over which the life of an organism extends</w:t>
      </w:r>
      <w:r w:rsidR="00117F7F">
        <w:rPr>
          <w:bCs/>
        </w:rPr>
        <w:t>.</w:t>
      </w:r>
    </w:p>
    <w:p w:rsidR="00117F7F" w:rsidRDefault="00117F7F">
      <w:pPr>
        <w:pStyle w:val="NormalWeb"/>
        <w:spacing w:beforeAutospacing="0" w:after="0" w:afterAutospacing="0"/>
        <w:rPr>
          <w:bCs/>
        </w:rPr>
      </w:pPr>
      <w:r>
        <w:rPr>
          <w:bCs/>
        </w:rPr>
        <w:t>2. The process of removal of waste products from the body.</w:t>
      </w:r>
    </w:p>
    <w:p w:rsidR="00117F7F" w:rsidRDefault="00117F7F">
      <w:pPr>
        <w:pStyle w:val="NormalWeb"/>
        <w:spacing w:beforeAutospacing="0" w:after="0" w:afterAutospacing="0"/>
        <w:rPr>
          <w:bCs/>
        </w:rPr>
      </w:pPr>
      <w:r>
        <w:rPr>
          <w:bCs/>
        </w:rPr>
        <w:t>3. The process of producing an offspring</w:t>
      </w:r>
      <w:r w:rsidR="001E2CDE">
        <w:rPr>
          <w:bCs/>
        </w:rPr>
        <w:t xml:space="preserve"> by an organism.</w:t>
      </w:r>
    </w:p>
    <w:p w:rsidR="001E2CDE" w:rsidRDefault="001E2CDE">
      <w:pPr>
        <w:pStyle w:val="NormalWeb"/>
        <w:spacing w:beforeAutospacing="0" w:after="0" w:afterAutospacing="0"/>
        <w:rPr>
          <w:bCs/>
        </w:rPr>
      </w:pPr>
      <w:r>
        <w:rPr>
          <w:bCs/>
        </w:rPr>
        <w:t>4. Plants excrete water vapour through this structure.</w:t>
      </w:r>
    </w:p>
    <w:p w:rsidR="00CF3FF3" w:rsidRDefault="00CF3FF3">
      <w:pPr>
        <w:pStyle w:val="NormalWeb"/>
        <w:spacing w:beforeAutospacing="0" w:after="0" w:afterAutospacing="0"/>
        <w:rPr>
          <w:bCs/>
        </w:rPr>
      </w:pPr>
    </w:p>
    <w:p w:rsidR="00CF3FF3" w:rsidRPr="00117F7F" w:rsidRDefault="00CF3FF3">
      <w:pPr>
        <w:pStyle w:val="NormalWeb"/>
        <w:spacing w:beforeAutospacing="0" w:after="0" w:afterAutospacing="0"/>
        <w:rPr>
          <w:bCs/>
        </w:rPr>
      </w:pPr>
    </w:p>
    <w:p w:rsidR="00B254D9" w:rsidRDefault="00B254D9">
      <w:pPr>
        <w:pStyle w:val="NormalWeb"/>
        <w:spacing w:beforeAutospacing="0" w:after="0" w:afterAutospacing="0"/>
        <w:rPr>
          <w:b/>
          <w:bCs/>
        </w:rPr>
      </w:pPr>
    </w:p>
    <w:p w:rsidR="00B254D9" w:rsidRDefault="00E80D61">
      <w:pPr>
        <w:pStyle w:val="NormalWeb"/>
        <w:spacing w:beforeAutospacing="0" w:after="0" w:afterAutospacing="0"/>
        <w:rPr>
          <w:b/>
          <w:bCs/>
        </w:rPr>
      </w:pPr>
      <w:r>
        <w:rPr>
          <w:b/>
          <w:bCs/>
        </w:rPr>
        <w:lastRenderedPageBreak/>
        <w:t>Nutrition</w:t>
      </w:r>
      <w:r>
        <w:rPr>
          <w:b/>
          <w:bCs/>
          <w:highlight w:val="yellow"/>
        </w:rPr>
        <w:t>H2</w:t>
      </w:r>
    </w:p>
    <w:p w:rsidR="00B254D9" w:rsidRDefault="00E80D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Food is important</w:t>
      </w:r>
      <w:r w:rsidR="007A778A">
        <w:rPr>
          <w:rFonts w:ascii="Times New Roman" w:eastAsia="Times New Roman" w:hAnsi="Times New Roman" w:cs="Times New Roman"/>
          <w:sz w:val="24"/>
          <w:szCs w:val="24"/>
        </w:rPr>
        <w:t xml:space="preserve"> </w:t>
      </w:r>
      <w:r w:rsidR="00260074">
        <w:rPr>
          <w:rFonts w:ascii="Times New Roman" w:eastAsia="Times New Roman" w:hAnsi="Times New Roman" w:cs="Times New Roman"/>
          <w:sz w:val="24"/>
          <w:szCs w:val="24"/>
        </w:rPr>
        <w:t>for living</w:t>
      </w:r>
      <w:r>
        <w:rPr>
          <w:rFonts w:ascii="Times New Roman" w:eastAsia="Times New Roman" w:hAnsi="Times New Roman" w:cs="Times New Roman"/>
          <w:sz w:val="24"/>
          <w:szCs w:val="24"/>
        </w:rPr>
        <w:t xml:space="preserve"> beings as it provides energy for the life processes.</w:t>
      </w:r>
      <w:r w:rsidR="007A77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 living things have different mode</w:t>
      </w:r>
      <w:r w:rsidR="002B48C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nutrition. </w:t>
      </w:r>
    </w:p>
    <w:p w:rsidR="00B254D9" w:rsidRDefault="003C6F55">
      <w:pPr>
        <w:pStyle w:val="ListParagraph"/>
        <w:numPr>
          <w:ilvl w:val="0"/>
          <w:numId w:val="10"/>
        </w:numPr>
        <w:rPr>
          <w:rFonts w:ascii="Times New Roman" w:eastAsia="Times New Roman" w:hAnsi="Times New Roman" w:cs="Times New Roman"/>
        </w:rPr>
      </w:pPr>
      <w:r>
        <w:rPr>
          <w:rFonts w:ascii="Times New Roman" w:eastAsia="Times New Roman" w:hAnsi="Times New Roman" w:cs="Times New Roman"/>
        </w:rPr>
        <w:t>P</w:t>
      </w:r>
      <w:r w:rsidR="00E80D61">
        <w:rPr>
          <w:rFonts w:ascii="Times New Roman" w:eastAsia="Times New Roman" w:hAnsi="Times New Roman" w:cs="Times New Roman"/>
        </w:rPr>
        <w:t>lants cannot move in search of food</w:t>
      </w:r>
      <w:r>
        <w:rPr>
          <w:rFonts w:ascii="Times New Roman" w:eastAsia="Times New Roman" w:hAnsi="Times New Roman" w:cs="Times New Roman"/>
        </w:rPr>
        <w:t>.</w:t>
      </w:r>
      <w:r w:rsidR="005B272D">
        <w:rPr>
          <w:rFonts w:ascii="Times New Roman" w:eastAsia="Times New Roman" w:hAnsi="Times New Roman" w:cs="Times New Roman"/>
        </w:rPr>
        <w:t xml:space="preserve"> </w:t>
      </w:r>
      <w:r>
        <w:rPr>
          <w:rFonts w:ascii="Times New Roman" w:eastAsia="Times New Roman" w:hAnsi="Times New Roman" w:cs="Times New Roman"/>
        </w:rPr>
        <w:t>T</w:t>
      </w:r>
      <w:r w:rsidR="00E80D61">
        <w:rPr>
          <w:rFonts w:ascii="Times New Roman" w:eastAsia="Times New Roman" w:hAnsi="Times New Roman" w:cs="Times New Roman"/>
        </w:rPr>
        <w:t xml:space="preserve">hey are capable of making their own food </w:t>
      </w:r>
      <w:r w:rsidR="00260074">
        <w:rPr>
          <w:rFonts w:ascii="Times New Roman" w:eastAsia="Times New Roman" w:hAnsi="Times New Roman" w:cs="Times New Roman"/>
        </w:rPr>
        <w:t>by the process of photosynthesis</w:t>
      </w:r>
      <w:r w:rsidR="00E80D61">
        <w:rPr>
          <w:rFonts w:ascii="Times New Roman" w:eastAsia="Times New Roman" w:hAnsi="Times New Roman" w:cs="Times New Roman"/>
        </w:rPr>
        <w:t xml:space="preserve">. They are known as </w:t>
      </w:r>
      <w:r w:rsidR="00E80D61">
        <w:rPr>
          <w:rFonts w:ascii="Times New Roman" w:eastAsia="Times New Roman" w:hAnsi="Times New Roman" w:cs="Times New Roman"/>
          <w:b/>
        </w:rPr>
        <w:t>autotrophs</w:t>
      </w:r>
      <w:r w:rsidR="00E80D61">
        <w:rPr>
          <w:rFonts w:ascii="Times New Roman" w:eastAsia="Times New Roman" w:hAnsi="Times New Roman" w:cs="Times New Roman"/>
        </w:rPr>
        <w:t xml:space="preserve">. </w:t>
      </w:r>
    </w:p>
    <w:p w:rsidR="00B254D9" w:rsidRDefault="00B254D9">
      <w:pPr>
        <w:spacing w:after="0" w:line="240" w:lineRule="auto"/>
        <w:rPr>
          <w:rFonts w:ascii="Times New Roman" w:eastAsia="Times New Roman" w:hAnsi="Times New Roman" w:cs="Times New Roman"/>
          <w:sz w:val="24"/>
          <w:szCs w:val="24"/>
        </w:rPr>
      </w:pPr>
    </w:p>
    <w:p w:rsidR="006B1691" w:rsidRDefault="00E80D61" w:rsidP="006B1691">
      <w:pPr>
        <w:pStyle w:val="ListParagraph"/>
        <w:numPr>
          <w:ilvl w:val="0"/>
          <w:numId w:val="10"/>
        </w:numPr>
        <w:tabs>
          <w:tab w:val="left" w:pos="7706"/>
        </w:tabs>
        <w:rPr>
          <w:rFonts w:ascii="Times New Roman" w:eastAsia="Times New Roman" w:hAnsi="Times New Roman" w:cs="Times New Roman"/>
        </w:rPr>
      </w:pPr>
      <w:r w:rsidRPr="006B1691">
        <w:rPr>
          <w:rFonts w:ascii="Times New Roman" w:eastAsia="Times New Roman" w:hAnsi="Times New Roman" w:cs="Times New Roman"/>
        </w:rPr>
        <w:t xml:space="preserve">Animals can move to obtain their food. Some animals eat only plants while some hunt other animals to get their food. Since they depend on others for their food needs, they are known as </w:t>
      </w:r>
      <w:r w:rsidRPr="006B1691">
        <w:rPr>
          <w:rFonts w:ascii="Times New Roman" w:eastAsia="Times New Roman" w:hAnsi="Times New Roman" w:cs="Times New Roman"/>
          <w:b/>
        </w:rPr>
        <w:t>heterotrophs</w:t>
      </w:r>
      <w:r w:rsidRPr="006B1691">
        <w:rPr>
          <w:rFonts w:ascii="Times New Roman" w:eastAsia="Times New Roman" w:hAnsi="Times New Roman" w:cs="Times New Roman"/>
        </w:rPr>
        <w:t>.</w:t>
      </w:r>
    </w:p>
    <w:p w:rsidR="00B254D9" w:rsidRPr="006B1691" w:rsidRDefault="00833B74" w:rsidP="006B1691">
      <w:pPr>
        <w:pStyle w:val="ListParagraph"/>
        <w:tabs>
          <w:tab w:val="left" w:pos="7706"/>
        </w:tabs>
        <w:rPr>
          <w:rFonts w:ascii="Times New Roman" w:eastAsia="Times New Roman" w:hAnsi="Times New Roman" w:cs="Times New Roman"/>
        </w:rPr>
      </w:pPr>
      <w:r w:rsidRPr="006B1691">
        <w:rPr>
          <w:rFonts w:ascii="Times New Roman" w:eastAsia="Times New Roman" w:hAnsi="Times New Roman" w:cs="Times New Roman"/>
        </w:rPr>
        <w:t xml:space="preserve"> Some plants like </w:t>
      </w:r>
      <w:r w:rsidR="006B1691" w:rsidRPr="006B1691">
        <w:rPr>
          <w:rFonts w:ascii="Times New Roman" w:eastAsia="Times New Roman" w:hAnsi="Times New Roman" w:cs="Times New Roman"/>
        </w:rPr>
        <w:t xml:space="preserve">insectivorous plants such as Venus Fly trap and pitcher plant </w:t>
      </w:r>
      <w:r w:rsidRPr="006B1691">
        <w:rPr>
          <w:rFonts w:ascii="Times New Roman" w:eastAsia="Times New Roman" w:hAnsi="Times New Roman" w:cs="Times New Roman"/>
        </w:rPr>
        <w:t xml:space="preserve">are also heterotrophs. </w:t>
      </w:r>
      <w:r w:rsidR="006B1691" w:rsidRPr="006B1691">
        <w:rPr>
          <w:rFonts w:ascii="Times New Roman" w:eastAsia="Times New Roman" w:hAnsi="Times New Roman" w:cs="Times New Roman"/>
        </w:rPr>
        <w:t>They capture and feed on insects.</w:t>
      </w:r>
    </w:p>
    <w:p w:rsidR="006B1691" w:rsidRDefault="006B1691">
      <w:pPr>
        <w:pStyle w:val="NormalWeb"/>
        <w:spacing w:beforeAutospacing="0" w:after="0" w:afterAutospacing="0"/>
        <w:rPr>
          <w:b/>
          <w:bCs/>
        </w:rPr>
      </w:pPr>
    </w:p>
    <w:p w:rsidR="00B254D9" w:rsidRDefault="00E80D61">
      <w:pPr>
        <w:pStyle w:val="NormalWeb"/>
        <w:spacing w:beforeAutospacing="0" w:after="0" w:afterAutospacing="0"/>
        <w:rPr>
          <w:b/>
          <w:bCs/>
        </w:rPr>
      </w:pPr>
      <w:r>
        <w:rPr>
          <w:b/>
          <w:bCs/>
        </w:rPr>
        <w:t>Respiration</w:t>
      </w:r>
      <w:r>
        <w:rPr>
          <w:b/>
          <w:bCs/>
          <w:highlight w:val="yellow"/>
        </w:rPr>
        <w:t>H2</w:t>
      </w:r>
    </w:p>
    <w:p w:rsidR="00B254D9" w:rsidRDefault="004702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air we breathe </w:t>
      </w:r>
      <w:r w:rsidR="00B62E51">
        <w:rPr>
          <w:rFonts w:ascii="Times New Roman" w:eastAsia="Times New Roman" w:hAnsi="Times New Roman" w:cs="Times New Roman"/>
          <w:sz w:val="24"/>
          <w:szCs w:val="24"/>
        </w:rPr>
        <w:t xml:space="preserve">in is </w:t>
      </w:r>
      <w:r>
        <w:rPr>
          <w:rFonts w:ascii="Times New Roman" w:eastAsia="Times New Roman" w:hAnsi="Times New Roman" w:cs="Times New Roman"/>
          <w:sz w:val="24"/>
          <w:szCs w:val="24"/>
        </w:rPr>
        <w:t>pass</w:t>
      </w:r>
      <w:r w:rsidR="00B62E51">
        <w:rPr>
          <w:rFonts w:ascii="Times New Roman" w:eastAsia="Times New Roman" w:hAnsi="Times New Roman" w:cs="Times New Roman"/>
          <w:sz w:val="24"/>
          <w:szCs w:val="24"/>
        </w:rPr>
        <w:t>ed</w:t>
      </w:r>
      <w:r w:rsidR="005B272D">
        <w:rPr>
          <w:rFonts w:ascii="Times New Roman" w:eastAsia="Times New Roman" w:hAnsi="Times New Roman" w:cs="Times New Roman"/>
          <w:sz w:val="24"/>
          <w:szCs w:val="24"/>
        </w:rPr>
        <w:t xml:space="preserve"> </w:t>
      </w:r>
      <w:r w:rsidR="00E80D61">
        <w:rPr>
          <w:rFonts w:ascii="Times New Roman" w:eastAsia="Times New Roman" w:hAnsi="Times New Roman" w:cs="Times New Roman"/>
          <w:sz w:val="24"/>
          <w:szCs w:val="24"/>
        </w:rPr>
        <w:t>into the lungs; where oxygen is absorbed while carbon dioxide is</w:t>
      </w:r>
      <w:r w:rsidR="00C341F6">
        <w:rPr>
          <w:rFonts w:ascii="Times New Roman" w:eastAsia="Times New Roman" w:hAnsi="Times New Roman" w:cs="Times New Roman"/>
          <w:sz w:val="24"/>
          <w:szCs w:val="24"/>
        </w:rPr>
        <w:t xml:space="preserve"> removed</w:t>
      </w:r>
      <w:r w:rsidR="00E10127">
        <w:rPr>
          <w:rFonts w:ascii="Times New Roman" w:eastAsia="Times New Roman" w:hAnsi="Times New Roman" w:cs="Times New Roman"/>
          <w:sz w:val="24"/>
          <w:szCs w:val="24"/>
        </w:rPr>
        <w:t>. When we</w:t>
      </w:r>
      <w:r w:rsidR="00E80D61">
        <w:rPr>
          <w:rFonts w:ascii="Times New Roman" w:eastAsia="Times New Roman" w:hAnsi="Times New Roman" w:cs="Times New Roman"/>
          <w:sz w:val="24"/>
          <w:szCs w:val="24"/>
        </w:rPr>
        <w:t xml:space="preserve"> breathe out, carbon dioxide is expelled from the body. The oxygen </w:t>
      </w:r>
      <w:r>
        <w:rPr>
          <w:rFonts w:ascii="Times New Roman" w:eastAsia="Times New Roman" w:hAnsi="Times New Roman" w:cs="Times New Roman"/>
          <w:sz w:val="24"/>
          <w:szCs w:val="24"/>
        </w:rPr>
        <w:t>that is absorbed</w:t>
      </w:r>
      <w:r w:rsidR="00E80D61">
        <w:rPr>
          <w:rFonts w:ascii="Times New Roman" w:eastAsia="Times New Roman" w:hAnsi="Times New Roman" w:cs="Times New Roman"/>
          <w:sz w:val="24"/>
          <w:szCs w:val="24"/>
        </w:rPr>
        <w:t xml:space="preserve"> combines with the digested food to produce energy. This process is called respiration.</w:t>
      </w:r>
    </w:p>
    <w:p w:rsidR="00B254D9" w:rsidRDefault="00E80D6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Oxygen </w:t>
      </w:r>
      <w:r w:rsidR="00C341F6">
        <w:rPr>
          <w:rFonts w:ascii="Times New Roman" w:hAnsi="Times New Roman" w:cs="Times New Roman"/>
          <w:sz w:val="24"/>
          <w:szCs w:val="24"/>
        </w:rPr>
        <w:t>i</w:t>
      </w:r>
      <w:ins w:id="2" w:author="User" w:date="2019-08-24T17:26:00Z">
        <w:r w:rsidR="007711EC">
          <w:rPr>
            <w:rFonts w:ascii="Times New Roman" w:hAnsi="Times New Roman" w:cs="Times New Roman"/>
            <w:sz w:val="24"/>
            <w:szCs w:val="24"/>
          </w:rPr>
          <w:t>s</w:t>
        </w:r>
      </w:ins>
      <w:del w:id="3" w:author="User" w:date="2019-08-24T17:26:00Z">
        <w:r w:rsidR="00C341F6" w:rsidDel="007711EC">
          <w:rPr>
            <w:rFonts w:ascii="Times New Roman" w:hAnsi="Times New Roman" w:cs="Times New Roman"/>
            <w:sz w:val="24"/>
            <w:szCs w:val="24"/>
          </w:rPr>
          <w:delText>n</w:delText>
        </w:r>
      </w:del>
      <w:r w:rsidR="00C341F6">
        <w:rPr>
          <w:rFonts w:ascii="Times New Roman" w:hAnsi="Times New Roman" w:cs="Times New Roman"/>
          <w:sz w:val="24"/>
          <w:szCs w:val="24"/>
        </w:rPr>
        <w:t xml:space="preserve"> the air we breathe,</w:t>
      </w:r>
      <w:r>
        <w:rPr>
          <w:rFonts w:ascii="Times New Roman" w:hAnsi="Times New Roman" w:cs="Times New Roman"/>
          <w:sz w:val="24"/>
          <w:szCs w:val="24"/>
        </w:rPr>
        <w:t xml:space="preserve"> is used for respiration by living organism</w:t>
      </w:r>
      <w:r w:rsidR="00470292">
        <w:rPr>
          <w:rFonts w:ascii="Times New Roman" w:hAnsi="Times New Roman" w:cs="Times New Roman"/>
          <w:sz w:val="24"/>
          <w:szCs w:val="24"/>
        </w:rPr>
        <w:t xml:space="preserve">s to produce </w:t>
      </w:r>
      <w:r>
        <w:rPr>
          <w:rFonts w:ascii="Times New Roman" w:hAnsi="Times New Roman" w:cs="Times New Roman"/>
          <w:sz w:val="24"/>
          <w:szCs w:val="24"/>
        </w:rPr>
        <w:t xml:space="preserve">energy.  </w:t>
      </w:r>
    </w:p>
    <w:p w:rsidR="00121924" w:rsidRDefault="00121924">
      <w:pPr>
        <w:spacing w:after="0" w:line="240" w:lineRule="auto"/>
      </w:pPr>
    </w:p>
    <w:p w:rsidR="00B254D9" w:rsidRDefault="00E80D61">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 xml:space="preserve">All land animals such as humans, cows, birds and dogs breathe oxygen from air through lungs. </w:t>
      </w:r>
    </w:p>
    <w:p w:rsidR="00B254D9" w:rsidRDefault="00E80D61">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 xml:space="preserve">Cockroaches breathe through small pores in their body. </w:t>
      </w:r>
    </w:p>
    <w:p w:rsidR="00B254D9" w:rsidRDefault="00E80D61">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 xml:space="preserve">Earthworms breathe through their skin. </w:t>
      </w:r>
    </w:p>
    <w:p w:rsidR="00B254D9" w:rsidRDefault="00E80D61">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 xml:space="preserve">Fishes obtain </w:t>
      </w:r>
      <w:r w:rsidR="00121924">
        <w:rPr>
          <w:rFonts w:ascii="Times New Roman" w:eastAsia="Times New Roman" w:hAnsi="Times New Roman" w:cs="Times New Roman"/>
        </w:rPr>
        <w:t>oxygen that</w:t>
      </w:r>
      <w:r>
        <w:rPr>
          <w:rFonts w:ascii="Times New Roman" w:eastAsia="Times New Roman" w:hAnsi="Times New Roman" w:cs="Times New Roman"/>
        </w:rPr>
        <w:t xml:space="preserve"> is dissolved in water through their gills.</w:t>
      </w:r>
    </w:p>
    <w:p w:rsidR="00B254D9" w:rsidRDefault="00E80D61">
      <w:pPr>
        <w:pStyle w:val="ListParagraph"/>
        <w:numPr>
          <w:ilvl w:val="0"/>
          <w:numId w:val="9"/>
        </w:numPr>
        <w:rPr>
          <w:rFonts w:ascii="Times New Roman" w:eastAsia="Times New Roman" w:hAnsi="Times New Roman" w:cs="Times New Roman"/>
        </w:rPr>
      </w:pPr>
      <w:r>
        <w:rPr>
          <w:rFonts w:ascii="Times New Roman" w:hAnsi="Times New Roman" w:cs="Times New Roman"/>
        </w:rPr>
        <w:t xml:space="preserve">Plants absorb oxygen present in air through small pores called </w:t>
      </w:r>
      <w:r w:rsidR="00CD36AD" w:rsidRPr="00CD36AD">
        <w:rPr>
          <w:rFonts w:ascii="Times New Roman" w:hAnsi="Times New Roman" w:cs="Times New Roman"/>
          <w:b/>
        </w:rPr>
        <w:t>stomata,</w:t>
      </w:r>
      <w:r>
        <w:rPr>
          <w:rFonts w:ascii="Times New Roman" w:hAnsi="Times New Roman" w:cs="Times New Roman"/>
        </w:rPr>
        <w:t xml:space="preserve"> present on </w:t>
      </w:r>
      <w:r w:rsidR="002B48CA">
        <w:rPr>
          <w:rFonts w:ascii="Times New Roman" w:hAnsi="Times New Roman" w:cs="Times New Roman"/>
        </w:rPr>
        <w:t xml:space="preserve">the </w:t>
      </w:r>
      <w:r>
        <w:rPr>
          <w:rFonts w:ascii="Times New Roman" w:hAnsi="Times New Roman" w:cs="Times New Roman"/>
        </w:rPr>
        <w:t xml:space="preserve">underside of the leaves. Plants release oxygen during day and use it during night. </w:t>
      </w:r>
      <w:del w:id="4" w:author="Shubham" w:date="2019-08-26T09:13:00Z">
        <w:r w:rsidDel="0077097C">
          <w:rPr>
            <w:rFonts w:ascii="Times New Roman" w:hAnsi="Times New Roman" w:cs="Times New Roman"/>
          </w:rPr>
          <w:delText>However</w:delText>
        </w:r>
      </w:del>
      <w:ins w:id="5" w:author="Shubham" w:date="2019-08-26T09:14:00Z">
        <w:r w:rsidR="0077097C">
          <w:rPr>
            <w:rFonts w:ascii="Times New Roman" w:hAnsi="Times New Roman" w:cs="Times New Roman"/>
          </w:rPr>
          <w:t>However,</w:t>
        </w:r>
      </w:ins>
      <w:r>
        <w:rPr>
          <w:rFonts w:ascii="Times New Roman" w:hAnsi="Times New Roman" w:cs="Times New Roman"/>
        </w:rPr>
        <w:t xml:space="preserve"> the amount of oxygen released during day is more than the oxygen used at night.</w:t>
      </w:r>
    </w:p>
    <w:p w:rsidR="00B254D9" w:rsidRDefault="00B254D9">
      <w:pPr>
        <w:spacing w:after="0" w:line="240" w:lineRule="auto"/>
        <w:rPr>
          <w:rFonts w:ascii="Times New Roman" w:eastAsia="Times New Roman" w:hAnsi="Times New Roman" w:cs="Times New Roman"/>
          <w:sz w:val="24"/>
          <w:szCs w:val="24"/>
        </w:rPr>
      </w:pPr>
    </w:p>
    <w:p w:rsidR="00B254D9" w:rsidRDefault="00B22C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 xml:space="preserve">Show image of </w:t>
      </w:r>
      <w:r w:rsidRPr="00B22C08">
        <w:rPr>
          <w:rFonts w:ascii="Times New Roman" w:eastAsia="Times New Roman" w:hAnsi="Times New Roman" w:cs="Times New Roman"/>
          <w:sz w:val="24"/>
          <w:szCs w:val="24"/>
          <w:highlight w:val="yellow"/>
        </w:rPr>
        <w:t>stomata,</w:t>
      </w:r>
      <w:r w:rsidR="00121924" w:rsidRPr="00B22C08">
        <w:rPr>
          <w:rFonts w:ascii="Times New Roman" w:eastAsia="Times New Roman" w:hAnsi="Times New Roman" w:cs="Times New Roman"/>
          <w:sz w:val="24"/>
          <w:szCs w:val="24"/>
          <w:highlight w:val="yellow"/>
        </w:rPr>
        <w:t xml:space="preserve"> lungs and gills</w:t>
      </w:r>
      <w:r w:rsidRPr="00B22C08">
        <w:rPr>
          <w:rFonts w:ascii="Times New Roman" w:eastAsia="Times New Roman" w:hAnsi="Times New Roman" w:cs="Times New Roman"/>
          <w:sz w:val="24"/>
          <w:szCs w:val="24"/>
          <w:highlight w:val="yellow"/>
        </w:rPr>
        <w:t>.</w:t>
      </w:r>
    </w:p>
    <w:p w:rsidR="00997371" w:rsidRPr="0065108F" w:rsidRDefault="00E80D61" w:rsidP="0065108F">
      <w:pPr>
        <w:spacing w:after="0" w:line="240" w:lineRule="auto"/>
        <w:rPr>
          <w:rFonts w:ascii="Times New Roman" w:eastAsia="Times New Roman" w:hAnsi="Times New Roman" w:cs="Times New Roman"/>
          <w:sz w:val="24"/>
          <w:szCs w:val="24"/>
        </w:rPr>
      </w:pPr>
      <w:r>
        <w:rPr>
          <w:noProof/>
          <w:lang w:val="en-US"/>
        </w:rPr>
        <w:drawing>
          <wp:inline distT="0" distB="0" distL="19050" distR="9525">
            <wp:extent cx="1457325" cy="1820435"/>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4"/>
                    <a:stretch>
                      <a:fillRect/>
                    </a:stretch>
                  </pic:blipFill>
                  <pic:spPr bwMode="auto">
                    <a:xfrm>
                      <a:off x="0" y="0"/>
                      <a:ext cx="1457325" cy="1820435"/>
                    </a:xfrm>
                    <a:prstGeom prst="rect">
                      <a:avLst/>
                    </a:prstGeom>
                  </pic:spPr>
                </pic:pic>
              </a:graphicData>
            </a:graphic>
          </wp:inline>
        </w:drawing>
      </w:r>
      <w:r w:rsidR="0065108F">
        <w:rPr>
          <w:rFonts w:ascii="Times New Roman" w:eastAsia="Times New Roman" w:hAnsi="Times New Roman" w:cs="Times New Roman"/>
          <w:sz w:val="24"/>
          <w:szCs w:val="24"/>
        </w:rPr>
        <w:t xml:space="preserve"> </w:t>
      </w:r>
      <w:r w:rsidR="00B22C08">
        <w:rPr>
          <w:rFonts w:ascii="Times New Roman" w:eastAsia="Times New Roman" w:hAnsi="Times New Roman" w:cs="Times New Roman"/>
          <w:sz w:val="24"/>
          <w:szCs w:val="24"/>
        </w:rPr>
        <w:t xml:space="preserve"> </w:t>
      </w:r>
      <w:r w:rsidR="00B22C08">
        <w:rPr>
          <w:rFonts w:ascii="Times New Roman" w:eastAsia="Times New Roman" w:hAnsi="Times New Roman" w:cs="Times New Roman"/>
          <w:noProof/>
          <w:sz w:val="24"/>
          <w:szCs w:val="24"/>
          <w:lang w:val="en-US"/>
        </w:rPr>
        <w:drawing>
          <wp:inline distT="0" distB="0" distL="0" distR="0">
            <wp:extent cx="1800225" cy="2169246"/>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1800225" cy="2169246"/>
                    </a:xfrm>
                    <a:prstGeom prst="rect">
                      <a:avLst/>
                    </a:prstGeom>
                    <a:noFill/>
                    <a:ln w="9525">
                      <a:noFill/>
                      <a:miter lim="800000"/>
                      <a:headEnd/>
                      <a:tailEnd/>
                    </a:ln>
                  </pic:spPr>
                </pic:pic>
              </a:graphicData>
            </a:graphic>
          </wp:inline>
        </w:drawing>
      </w:r>
      <w:r w:rsidR="00B22C08">
        <w:rPr>
          <w:rFonts w:ascii="Times New Roman" w:eastAsia="Times New Roman" w:hAnsi="Times New Roman" w:cs="Times New Roman"/>
          <w:sz w:val="24"/>
          <w:szCs w:val="24"/>
        </w:rPr>
        <w:t xml:space="preserve"> </w:t>
      </w:r>
      <w:r w:rsidR="005E62A4">
        <w:rPr>
          <w:rFonts w:ascii="Times New Roman" w:eastAsia="Times New Roman" w:hAnsi="Times New Roman" w:cs="Times New Roman"/>
          <w:sz w:val="24"/>
          <w:szCs w:val="24"/>
        </w:rPr>
        <w:t xml:space="preserve"> </w:t>
      </w:r>
      <w:r w:rsidR="005E62A4">
        <w:rPr>
          <w:rFonts w:ascii="Times New Roman" w:eastAsia="Times New Roman" w:hAnsi="Times New Roman" w:cs="Times New Roman"/>
          <w:noProof/>
          <w:sz w:val="24"/>
          <w:szCs w:val="24"/>
          <w:lang w:val="en-US"/>
        </w:rPr>
        <w:drawing>
          <wp:inline distT="0" distB="0" distL="0" distR="0">
            <wp:extent cx="2447925" cy="1589107"/>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447925" cy="1589107"/>
                    </a:xfrm>
                    <a:prstGeom prst="rect">
                      <a:avLst/>
                    </a:prstGeom>
                    <a:noFill/>
                    <a:ln w="9525">
                      <a:noFill/>
                      <a:miter lim="800000"/>
                      <a:headEnd/>
                      <a:tailEnd/>
                    </a:ln>
                  </pic:spPr>
                </pic:pic>
              </a:graphicData>
            </a:graphic>
          </wp:inline>
        </w:drawing>
      </w:r>
      <w:r w:rsidR="005E62A4">
        <w:rPr>
          <w:rFonts w:ascii="Times New Roman" w:eastAsia="Times New Roman" w:hAnsi="Times New Roman" w:cs="Times New Roman"/>
          <w:sz w:val="24"/>
          <w:szCs w:val="24"/>
        </w:rPr>
        <w:t xml:space="preserve"> </w:t>
      </w:r>
      <w:r w:rsidR="0065108F">
        <w:rPr>
          <w:rFonts w:ascii="Times New Roman" w:eastAsia="Times New Roman" w:hAnsi="Times New Roman" w:cs="Times New Roman"/>
          <w:sz w:val="24"/>
          <w:szCs w:val="24"/>
        </w:rPr>
        <w:t>(for reference)</w:t>
      </w:r>
    </w:p>
    <w:p w:rsidR="00B254D9" w:rsidRDefault="00B254D9">
      <w:pPr>
        <w:spacing w:after="0"/>
        <w:rPr>
          <w:rFonts w:ascii="Times New Roman" w:hAnsi="Times New Roman" w:cs="Times New Roman"/>
          <w:b/>
          <w:bCs/>
          <w:sz w:val="24"/>
          <w:szCs w:val="24"/>
        </w:rPr>
      </w:pPr>
    </w:p>
    <w:p w:rsidR="005E62A4" w:rsidRDefault="005E62A4">
      <w:pPr>
        <w:spacing w:after="0"/>
        <w:rPr>
          <w:rFonts w:ascii="Times New Roman" w:hAnsi="Times New Roman" w:cs="Times New Roman"/>
          <w:b/>
          <w:bCs/>
          <w:sz w:val="24"/>
          <w:szCs w:val="24"/>
        </w:rPr>
      </w:pPr>
    </w:p>
    <w:p w:rsidR="005E62A4" w:rsidRDefault="005E62A4">
      <w:pPr>
        <w:spacing w:after="0"/>
        <w:rPr>
          <w:rFonts w:ascii="Times New Roman" w:hAnsi="Times New Roman" w:cs="Times New Roman"/>
          <w:b/>
          <w:bCs/>
          <w:sz w:val="24"/>
          <w:szCs w:val="24"/>
        </w:rPr>
      </w:pPr>
    </w:p>
    <w:p w:rsidR="00B31544" w:rsidRDefault="00E80D61">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 xml:space="preserve">Response to </w:t>
      </w:r>
      <w:r w:rsidR="00F55E40">
        <w:rPr>
          <w:rFonts w:ascii="Times New Roman" w:hAnsi="Times New Roman" w:cs="Times New Roman"/>
          <w:b/>
          <w:bCs/>
          <w:sz w:val="24"/>
          <w:szCs w:val="24"/>
        </w:rPr>
        <w:t>S</w:t>
      </w:r>
      <w:r>
        <w:rPr>
          <w:rFonts w:ascii="Times New Roman" w:hAnsi="Times New Roman" w:cs="Times New Roman"/>
          <w:b/>
          <w:bCs/>
          <w:sz w:val="24"/>
          <w:szCs w:val="24"/>
        </w:rPr>
        <w:t xml:space="preserve">timuli </w:t>
      </w:r>
      <w:r>
        <w:rPr>
          <w:rFonts w:ascii="Times New Roman" w:hAnsi="Times New Roman" w:cs="Times New Roman"/>
          <w:b/>
          <w:bCs/>
          <w:sz w:val="24"/>
          <w:szCs w:val="24"/>
          <w:highlight w:val="yellow"/>
        </w:rPr>
        <w:t>H2</w:t>
      </w:r>
    </w:p>
    <w:p w:rsidR="00B254D9" w:rsidRDefault="00E80D61">
      <w:pPr>
        <w:spacing w:after="0"/>
        <w:rPr>
          <w:rFonts w:ascii="Times New Roman" w:hAnsi="Times New Roman" w:cs="Times New Roman"/>
          <w:bCs/>
          <w:sz w:val="24"/>
          <w:szCs w:val="24"/>
        </w:rPr>
      </w:pPr>
      <w:r>
        <w:rPr>
          <w:rFonts w:ascii="Times New Roman" w:hAnsi="Times New Roman" w:cs="Times New Roman"/>
          <w:bCs/>
          <w:sz w:val="24"/>
          <w:szCs w:val="24"/>
        </w:rPr>
        <w:t>What happens when you accidentally touch a hot pan? You quickly withdraw your hand, right</w:t>
      </w:r>
      <w:r w:rsidR="002B48CA">
        <w:rPr>
          <w:rFonts w:ascii="Times New Roman" w:hAnsi="Times New Roman" w:cs="Times New Roman"/>
          <w:bCs/>
          <w:sz w:val="24"/>
          <w:szCs w:val="24"/>
        </w:rPr>
        <w:t>?</w:t>
      </w:r>
      <w:r w:rsidR="00837485">
        <w:rPr>
          <w:rFonts w:ascii="Times New Roman" w:hAnsi="Times New Roman" w:cs="Times New Roman"/>
          <w:bCs/>
          <w:sz w:val="24"/>
          <w:szCs w:val="24"/>
        </w:rPr>
        <w:t xml:space="preserve"> </w:t>
      </w:r>
      <w:r>
        <w:rPr>
          <w:rFonts w:ascii="Times New Roman" w:hAnsi="Times New Roman" w:cs="Times New Roman"/>
          <w:bCs/>
          <w:sz w:val="24"/>
          <w:szCs w:val="24"/>
        </w:rPr>
        <w:t>This is called response. The hot pan or the cause of response is called stimulus.</w:t>
      </w:r>
    </w:p>
    <w:p w:rsidR="00B254D9" w:rsidRDefault="00E80D61">
      <w:pPr>
        <w:spacing w:after="0"/>
        <w:rPr>
          <w:rFonts w:ascii="Times New Roman" w:hAnsi="Times New Roman" w:cs="Times New Roman"/>
          <w:bCs/>
          <w:sz w:val="24"/>
          <w:szCs w:val="24"/>
        </w:rPr>
      </w:pPr>
      <w:r>
        <w:rPr>
          <w:rFonts w:ascii="Times New Roman" w:hAnsi="Times New Roman" w:cs="Times New Roman"/>
          <w:bCs/>
          <w:sz w:val="24"/>
          <w:szCs w:val="24"/>
        </w:rPr>
        <w:t xml:space="preserve">Do you know what happens when you touch the leaves of </w:t>
      </w:r>
      <w:r>
        <w:rPr>
          <w:rFonts w:ascii="Times New Roman" w:hAnsi="Times New Roman" w:cs="Times New Roman"/>
          <w:bCs/>
          <w:i/>
          <w:sz w:val="24"/>
          <w:szCs w:val="24"/>
        </w:rPr>
        <w:t>Mimosa</w:t>
      </w:r>
      <w:r>
        <w:rPr>
          <w:rFonts w:ascii="Times New Roman" w:hAnsi="Times New Roman" w:cs="Times New Roman"/>
          <w:bCs/>
          <w:sz w:val="24"/>
          <w:szCs w:val="24"/>
        </w:rPr>
        <w:t xml:space="preserve"> or touch-me-not plant? Their leaves droop when someone touches it. Touch is the stimulus towards which the </w:t>
      </w:r>
      <w:r w:rsidR="00CD36AD" w:rsidRPr="00CD36AD">
        <w:rPr>
          <w:rFonts w:ascii="Times New Roman" w:hAnsi="Times New Roman" w:cs="Times New Roman"/>
          <w:bCs/>
          <w:i/>
          <w:sz w:val="24"/>
          <w:szCs w:val="24"/>
        </w:rPr>
        <w:t>Mimosa</w:t>
      </w:r>
      <w:r w:rsidR="00837485">
        <w:rPr>
          <w:rFonts w:ascii="Times New Roman" w:hAnsi="Times New Roman" w:cs="Times New Roman"/>
          <w:bCs/>
          <w:i/>
          <w:sz w:val="24"/>
          <w:szCs w:val="24"/>
        </w:rPr>
        <w:t xml:space="preserve"> </w:t>
      </w:r>
      <w:r>
        <w:rPr>
          <w:rFonts w:ascii="Times New Roman" w:hAnsi="Times New Roman" w:cs="Times New Roman"/>
          <w:bCs/>
          <w:sz w:val="24"/>
          <w:szCs w:val="24"/>
        </w:rPr>
        <w:t>plant is sensitive. It responds towards a stimulus by folding its leaves.</w:t>
      </w:r>
    </w:p>
    <w:p w:rsidR="00B254D9" w:rsidRDefault="00B254D9">
      <w:pPr>
        <w:spacing w:after="0"/>
        <w:rPr>
          <w:rFonts w:ascii="Times New Roman" w:hAnsi="Times New Roman" w:cs="Times New Roman"/>
          <w:bCs/>
          <w:sz w:val="24"/>
          <w:szCs w:val="24"/>
        </w:rPr>
      </w:pPr>
    </w:p>
    <w:p w:rsidR="00B254D9" w:rsidRDefault="00E80D61">
      <w:pPr>
        <w:spacing w:after="0"/>
        <w:rPr>
          <w:rFonts w:ascii="Times New Roman" w:hAnsi="Times New Roman" w:cs="Times New Roman"/>
          <w:bCs/>
          <w:sz w:val="24"/>
          <w:szCs w:val="24"/>
        </w:rPr>
      </w:pPr>
      <w:r>
        <w:rPr>
          <w:rFonts w:ascii="Times New Roman" w:hAnsi="Times New Roman" w:cs="Times New Roman"/>
          <w:bCs/>
          <w:sz w:val="24"/>
          <w:szCs w:val="24"/>
          <w:highlight w:val="yellow"/>
        </w:rPr>
        <w:t>Show image of Mimosa plant (a.) before touching, (b.) after touching.</w:t>
      </w:r>
    </w:p>
    <w:p w:rsidR="00B254D9" w:rsidRDefault="00B254D9">
      <w:pPr>
        <w:spacing w:after="0"/>
        <w:rPr>
          <w:rFonts w:ascii="Times New Roman" w:hAnsi="Times New Roman" w:cs="Times New Roman"/>
          <w:bCs/>
          <w:sz w:val="24"/>
          <w:szCs w:val="24"/>
        </w:rPr>
      </w:pPr>
    </w:p>
    <w:p w:rsidR="00B31544" w:rsidRDefault="00E80D61" w:rsidP="00B31544">
      <w:pPr>
        <w:spacing w:after="0"/>
        <w:rPr>
          <w:rFonts w:ascii="Times New Roman" w:hAnsi="Times New Roman" w:cs="Times New Roman"/>
          <w:bCs/>
          <w:sz w:val="24"/>
          <w:szCs w:val="24"/>
        </w:rPr>
      </w:pPr>
      <w:r>
        <w:rPr>
          <w:noProof/>
          <w:lang w:val="en-US"/>
        </w:rPr>
        <w:drawing>
          <wp:inline distT="0" distB="0" distL="19050" distR="0">
            <wp:extent cx="2324100" cy="2316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stretch>
                      <a:fillRect/>
                    </a:stretch>
                  </pic:blipFill>
                  <pic:spPr bwMode="auto">
                    <a:xfrm>
                      <a:off x="0" y="0"/>
                      <a:ext cx="2324100" cy="2316480"/>
                    </a:xfrm>
                    <a:prstGeom prst="rect">
                      <a:avLst/>
                    </a:prstGeom>
                  </pic:spPr>
                </pic:pic>
              </a:graphicData>
            </a:graphic>
          </wp:inline>
        </w:drawing>
      </w:r>
      <w:r>
        <w:rPr>
          <w:rFonts w:ascii="Times New Roman" w:hAnsi="Times New Roman" w:cs="Times New Roman"/>
          <w:bCs/>
          <w:sz w:val="24"/>
          <w:szCs w:val="24"/>
        </w:rPr>
        <w:t>(for reference)</w:t>
      </w:r>
    </w:p>
    <w:p w:rsidR="00B31544" w:rsidRPr="00B31544" w:rsidRDefault="00B31544" w:rsidP="00B31544">
      <w:pPr>
        <w:spacing w:after="0"/>
        <w:rPr>
          <w:rFonts w:ascii="Times New Roman" w:hAnsi="Times New Roman" w:cs="Times New Roman"/>
          <w:bCs/>
          <w:sz w:val="24"/>
          <w:szCs w:val="24"/>
        </w:rPr>
      </w:pPr>
      <w:r>
        <w:rPr>
          <w:rFonts w:ascii="Times New Roman" w:hAnsi="Times New Roman" w:cs="Times New Roman"/>
          <w:bCs/>
          <w:sz w:val="24"/>
          <w:szCs w:val="24"/>
        </w:rPr>
        <w:t xml:space="preserve">Do </w:t>
      </w:r>
      <w:r w:rsidR="00241B3A">
        <w:rPr>
          <w:rFonts w:ascii="Times New Roman" w:hAnsi="Times New Roman" w:cs="Times New Roman"/>
          <w:bCs/>
          <w:sz w:val="24"/>
          <w:szCs w:val="24"/>
        </w:rPr>
        <w:t>plants also</w:t>
      </w:r>
      <w:r w:rsidR="00FE540F">
        <w:rPr>
          <w:rFonts w:ascii="Times New Roman" w:hAnsi="Times New Roman" w:cs="Times New Roman"/>
          <w:bCs/>
          <w:sz w:val="24"/>
          <w:szCs w:val="24"/>
        </w:rPr>
        <w:t xml:space="preserve"> </w:t>
      </w:r>
      <w:r>
        <w:rPr>
          <w:rFonts w:ascii="Times New Roman" w:hAnsi="Times New Roman" w:cs="Times New Roman"/>
          <w:bCs/>
          <w:sz w:val="24"/>
          <w:szCs w:val="24"/>
        </w:rPr>
        <w:t>respon</w:t>
      </w:r>
      <w:r w:rsidR="00241B3A">
        <w:rPr>
          <w:rFonts w:ascii="Times New Roman" w:hAnsi="Times New Roman" w:cs="Times New Roman"/>
          <w:bCs/>
          <w:sz w:val="24"/>
          <w:szCs w:val="24"/>
        </w:rPr>
        <w:t>d</w:t>
      </w:r>
      <w:r>
        <w:rPr>
          <w:rFonts w:ascii="Times New Roman" w:hAnsi="Times New Roman" w:cs="Times New Roman"/>
          <w:bCs/>
          <w:sz w:val="24"/>
          <w:szCs w:val="24"/>
        </w:rPr>
        <w:t xml:space="preserve"> to stimuli? Have you ever seen </w:t>
      </w:r>
      <w:r w:rsidR="00241B3A">
        <w:rPr>
          <w:rFonts w:ascii="Times New Roman" w:hAnsi="Times New Roman" w:cs="Times New Roman"/>
          <w:bCs/>
          <w:sz w:val="24"/>
          <w:szCs w:val="24"/>
        </w:rPr>
        <w:t xml:space="preserve">the response of </w:t>
      </w:r>
      <w:r>
        <w:rPr>
          <w:rFonts w:ascii="Times New Roman" w:hAnsi="Times New Roman" w:cs="Times New Roman"/>
          <w:bCs/>
          <w:sz w:val="24"/>
          <w:szCs w:val="24"/>
        </w:rPr>
        <w:t>plants</w:t>
      </w:r>
      <w:del w:id="6" w:author="User" w:date="2019-08-24T17:30:00Z">
        <w:r w:rsidDel="007711EC">
          <w:rPr>
            <w:rFonts w:ascii="Times New Roman" w:hAnsi="Times New Roman" w:cs="Times New Roman"/>
            <w:bCs/>
            <w:sz w:val="24"/>
            <w:szCs w:val="24"/>
          </w:rPr>
          <w:delText xml:space="preserve"> </w:delText>
        </w:r>
      </w:del>
      <w:r>
        <w:rPr>
          <w:rFonts w:ascii="Times New Roman" w:hAnsi="Times New Roman" w:cs="Times New Roman"/>
          <w:bCs/>
          <w:sz w:val="24"/>
          <w:szCs w:val="24"/>
        </w:rPr>
        <w:t xml:space="preserve"> towards light and gravity?</w:t>
      </w:r>
      <w:r w:rsidR="006964CD">
        <w:rPr>
          <w:rFonts w:ascii="Times New Roman" w:hAnsi="Times New Roman" w:cs="Times New Roman"/>
          <w:bCs/>
          <w:sz w:val="24"/>
          <w:szCs w:val="24"/>
        </w:rPr>
        <w:t xml:space="preserve"> Let us understand </w:t>
      </w:r>
      <w:r w:rsidR="00241B3A">
        <w:rPr>
          <w:rFonts w:ascii="Times New Roman" w:hAnsi="Times New Roman" w:cs="Times New Roman"/>
          <w:bCs/>
          <w:sz w:val="24"/>
          <w:szCs w:val="24"/>
        </w:rPr>
        <w:t>this</w:t>
      </w:r>
      <w:r w:rsidR="006964CD">
        <w:rPr>
          <w:rFonts w:ascii="Times New Roman" w:hAnsi="Times New Roman" w:cs="Times New Roman"/>
          <w:bCs/>
          <w:sz w:val="24"/>
          <w:szCs w:val="24"/>
        </w:rPr>
        <w:t xml:space="preserve"> through a simple experiment.</w:t>
      </w:r>
    </w:p>
    <w:p w:rsidR="00B31544" w:rsidRDefault="00B31544" w:rsidP="00B31544">
      <w:pPr>
        <w:spacing w:after="0"/>
        <w:rPr>
          <w:rFonts w:ascii="Times New Roman" w:hAnsi="Times New Roman" w:cs="Times New Roman"/>
          <w:bCs/>
          <w:sz w:val="24"/>
          <w:szCs w:val="24"/>
        </w:rPr>
      </w:pPr>
    </w:p>
    <w:p w:rsidR="00B31544" w:rsidRDefault="00B31544" w:rsidP="00B31544">
      <w:pPr>
        <w:spacing w:after="0" w:line="240" w:lineRule="auto"/>
        <w:rPr>
          <w:rFonts w:ascii="Times New Roman" w:hAnsi="Times New Roman" w:cs="Times New Roman"/>
          <w:b/>
          <w:bCs/>
          <w:color w:val="000000"/>
          <w:sz w:val="24"/>
          <w:szCs w:val="24"/>
          <w:lang w:val="en-US" w:bidi="hi-IN"/>
        </w:rPr>
      </w:pPr>
      <w:r>
        <w:rPr>
          <w:rFonts w:ascii="Times New Roman" w:hAnsi="Times New Roman" w:cs="Times New Roman"/>
          <w:b/>
          <w:bCs/>
          <w:color w:val="000000"/>
          <w:sz w:val="24"/>
          <w:szCs w:val="24"/>
          <w:lang w:val="en-US" w:bidi="hi-IN"/>
        </w:rPr>
        <w:t>Activity</w:t>
      </w:r>
    </w:p>
    <w:p w:rsidR="00B31544" w:rsidRDefault="00B31544" w:rsidP="00B31544">
      <w:pPr>
        <w:spacing w:after="0" w:line="240" w:lineRule="auto"/>
        <w:rPr>
          <w:rFonts w:ascii="Times New Roman" w:hAnsi="Times New Roman" w:cs="Times New Roman"/>
          <w:b/>
          <w:bCs/>
          <w:color w:val="000000"/>
          <w:sz w:val="24"/>
          <w:szCs w:val="24"/>
          <w:lang w:val="en-US" w:bidi="hi-IN"/>
        </w:rPr>
      </w:pPr>
    </w:p>
    <w:p w:rsidR="00B31544" w:rsidRPr="00C131F1" w:rsidRDefault="00B31544" w:rsidP="00B31544">
      <w:pPr>
        <w:spacing w:after="0" w:line="240" w:lineRule="auto"/>
        <w:rPr>
          <w:rFonts w:ascii="Times New Roman" w:hAnsi="Times New Roman" w:cs="Times New Roman"/>
          <w:bCs/>
          <w:color w:val="000000"/>
          <w:sz w:val="24"/>
          <w:szCs w:val="24"/>
          <w:lang w:val="en-US" w:bidi="hi-IN"/>
        </w:rPr>
      </w:pPr>
      <w:r w:rsidRPr="00C131F1">
        <w:rPr>
          <w:rFonts w:ascii="Times New Roman" w:hAnsi="Times New Roman" w:cs="Times New Roman"/>
          <w:bCs/>
          <w:color w:val="000000"/>
          <w:sz w:val="24"/>
          <w:szCs w:val="24"/>
          <w:lang w:val="en-US" w:bidi="hi-IN"/>
        </w:rPr>
        <w:t xml:space="preserve">To see the response of </w:t>
      </w:r>
      <w:r w:rsidR="00241B3A">
        <w:rPr>
          <w:rFonts w:ascii="Times New Roman" w:hAnsi="Times New Roman" w:cs="Times New Roman"/>
          <w:bCs/>
          <w:color w:val="000000"/>
          <w:sz w:val="24"/>
          <w:szCs w:val="24"/>
          <w:lang w:val="en-US" w:bidi="hi-IN"/>
        </w:rPr>
        <w:t xml:space="preserve">a </w:t>
      </w:r>
      <w:r w:rsidRPr="00C131F1">
        <w:rPr>
          <w:rFonts w:ascii="Times New Roman" w:hAnsi="Times New Roman" w:cs="Times New Roman"/>
          <w:bCs/>
          <w:color w:val="000000"/>
          <w:sz w:val="24"/>
          <w:szCs w:val="24"/>
          <w:lang w:val="en-US" w:bidi="hi-IN"/>
        </w:rPr>
        <w:t>plant towards light.</w:t>
      </w:r>
    </w:p>
    <w:p w:rsidR="00B31544" w:rsidRDefault="00B31544" w:rsidP="00B31544">
      <w:pPr>
        <w:spacing w:after="0" w:line="240" w:lineRule="auto"/>
        <w:rPr>
          <w:rFonts w:ascii="Times New Roman" w:hAnsi="Times New Roman" w:cs="Times New Roman"/>
          <w:b/>
          <w:bCs/>
          <w:color w:val="000000"/>
          <w:sz w:val="24"/>
          <w:szCs w:val="24"/>
          <w:lang w:val="en-US" w:bidi="hi-IN"/>
        </w:rPr>
      </w:pPr>
    </w:p>
    <w:p w:rsidR="00B31544" w:rsidRDefault="00B31544" w:rsidP="00B31544">
      <w:pPr>
        <w:spacing w:after="0" w:line="240" w:lineRule="auto"/>
        <w:rPr>
          <w:rFonts w:ascii="Times New Roman" w:hAnsi="Times New Roman" w:cs="Times New Roman"/>
          <w:b/>
          <w:bCs/>
          <w:color w:val="000000"/>
          <w:sz w:val="24"/>
          <w:szCs w:val="24"/>
          <w:lang w:val="en-US" w:bidi="hi-IN"/>
        </w:rPr>
      </w:pPr>
      <w:r>
        <w:rPr>
          <w:rFonts w:ascii="Times New Roman" w:hAnsi="Times New Roman" w:cs="Times New Roman"/>
          <w:b/>
          <w:bCs/>
          <w:color w:val="000000"/>
          <w:sz w:val="24"/>
          <w:szCs w:val="24"/>
          <w:lang w:val="en-US" w:bidi="hi-IN"/>
        </w:rPr>
        <w:t>Material required</w:t>
      </w:r>
    </w:p>
    <w:p w:rsidR="00B31544" w:rsidRDefault="00B31544" w:rsidP="00B31544">
      <w:pPr>
        <w:spacing w:after="0" w:line="240" w:lineRule="auto"/>
        <w:rPr>
          <w:rFonts w:ascii="Times New Roman" w:hAnsi="Times New Roman" w:cs="Times New Roman"/>
          <w:bCs/>
          <w:color w:val="000000"/>
          <w:sz w:val="24"/>
          <w:szCs w:val="24"/>
          <w:lang w:val="en-US" w:bidi="hi-IN"/>
        </w:rPr>
      </w:pPr>
      <w:r>
        <w:rPr>
          <w:rFonts w:ascii="Times New Roman" w:hAnsi="Times New Roman" w:cs="Times New Roman"/>
          <w:bCs/>
          <w:color w:val="000000"/>
          <w:sz w:val="24"/>
          <w:szCs w:val="24"/>
          <w:lang w:val="en-US" w:bidi="hi-IN"/>
        </w:rPr>
        <w:t>Potted plant</w:t>
      </w:r>
    </w:p>
    <w:p w:rsidR="00B31544" w:rsidRDefault="00B31544" w:rsidP="00B31544">
      <w:pPr>
        <w:spacing w:after="0" w:line="240" w:lineRule="auto"/>
        <w:rPr>
          <w:rFonts w:ascii="Times New Roman" w:hAnsi="Times New Roman" w:cs="Times New Roman"/>
          <w:color w:val="000000"/>
          <w:sz w:val="24"/>
          <w:szCs w:val="24"/>
          <w:lang w:val="en-US" w:bidi="hi-IN"/>
        </w:rPr>
      </w:pPr>
    </w:p>
    <w:p w:rsidR="00B31544" w:rsidRDefault="00B31544" w:rsidP="00B31544">
      <w:pPr>
        <w:spacing w:after="0" w:line="240" w:lineRule="auto"/>
        <w:rPr>
          <w:rFonts w:ascii="Times New Roman" w:hAnsi="Times New Roman" w:cs="Times New Roman"/>
          <w:color w:val="000000"/>
          <w:sz w:val="24"/>
          <w:szCs w:val="24"/>
          <w:lang w:val="en-US" w:bidi="hi-IN"/>
        </w:rPr>
      </w:pPr>
    </w:p>
    <w:p w:rsidR="00B31544" w:rsidRDefault="00B31544" w:rsidP="00B31544">
      <w:pPr>
        <w:spacing w:after="0" w:line="240" w:lineRule="auto"/>
        <w:rPr>
          <w:rFonts w:ascii="Times New Roman" w:hAnsi="Times New Roman" w:cs="Times New Roman"/>
          <w:b/>
          <w:bCs/>
          <w:color w:val="000000"/>
          <w:sz w:val="24"/>
          <w:szCs w:val="24"/>
          <w:lang w:val="en-US" w:bidi="hi-IN"/>
        </w:rPr>
      </w:pPr>
      <w:r>
        <w:rPr>
          <w:rFonts w:ascii="Times New Roman" w:hAnsi="Times New Roman" w:cs="Times New Roman"/>
          <w:b/>
          <w:bCs/>
          <w:color w:val="000000"/>
          <w:sz w:val="24"/>
          <w:szCs w:val="24"/>
          <w:lang w:val="en-US" w:bidi="hi-IN"/>
        </w:rPr>
        <w:t>Method:</w:t>
      </w:r>
    </w:p>
    <w:p w:rsidR="00B31544" w:rsidRDefault="00B31544" w:rsidP="00B31544">
      <w:pPr>
        <w:spacing w:after="0" w:line="240" w:lineRule="auto"/>
        <w:rPr>
          <w:rFonts w:ascii="Times New Roman" w:hAnsi="Times New Roman" w:cs="Times New Roman"/>
          <w:color w:val="000000"/>
          <w:sz w:val="24"/>
          <w:szCs w:val="24"/>
          <w:lang w:val="en-US" w:bidi="hi-IN"/>
        </w:rPr>
      </w:pPr>
      <w:r>
        <w:rPr>
          <w:rFonts w:ascii="Times New Roman" w:hAnsi="Times New Roman" w:cs="Times New Roman"/>
          <w:color w:val="000000"/>
          <w:sz w:val="24"/>
          <w:szCs w:val="24"/>
          <w:lang w:val="en-US" w:bidi="hi-IN"/>
        </w:rPr>
        <w:t>• Place a small potted plant near a window through which light is coming.</w:t>
      </w:r>
    </w:p>
    <w:p w:rsidR="00B31544" w:rsidRDefault="00B31544" w:rsidP="00B31544">
      <w:pPr>
        <w:spacing w:after="0" w:line="240" w:lineRule="auto"/>
        <w:rPr>
          <w:rFonts w:ascii="Times New Roman" w:hAnsi="Times New Roman" w:cs="Times New Roman"/>
          <w:color w:val="000000"/>
          <w:sz w:val="24"/>
          <w:szCs w:val="24"/>
          <w:lang w:val="en-US" w:bidi="hi-IN"/>
        </w:rPr>
      </w:pPr>
      <w:r>
        <w:rPr>
          <w:rFonts w:ascii="Times New Roman" w:hAnsi="Times New Roman" w:cs="Times New Roman"/>
          <w:color w:val="000000"/>
          <w:sz w:val="24"/>
          <w:szCs w:val="24"/>
          <w:lang w:val="en-US" w:bidi="hi-IN"/>
        </w:rPr>
        <w:t>• Keep the plant there for few days</w:t>
      </w:r>
      <w:r w:rsidR="00241B3A">
        <w:rPr>
          <w:rFonts w:ascii="Times New Roman" w:hAnsi="Times New Roman" w:cs="Times New Roman"/>
          <w:color w:val="000000"/>
          <w:sz w:val="24"/>
          <w:szCs w:val="24"/>
          <w:lang w:val="en-US" w:bidi="hi-IN"/>
        </w:rPr>
        <w:t xml:space="preserve"> and observe.</w:t>
      </w:r>
    </w:p>
    <w:p w:rsidR="00B31544" w:rsidRDefault="00B31544" w:rsidP="00B31544">
      <w:pPr>
        <w:spacing w:after="0" w:line="240" w:lineRule="auto"/>
        <w:rPr>
          <w:rFonts w:ascii="Times New Roman" w:hAnsi="Times New Roman" w:cs="Times New Roman"/>
          <w:color w:val="000000"/>
          <w:sz w:val="24"/>
          <w:szCs w:val="24"/>
          <w:lang w:val="en-US" w:bidi="hi-IN"/>
        </w:rPr>
      </w:pPr>
    </w:p>
    <w:p w:rsidR="00B31544" w:rsidRDefault="00B31544" w:rsidP="00B31544">
      <w:pPr>
        <w:spacing w:after="0" w:line="240" w:lineRule="auto"/>
        <w:rPr>
          <w:rFonts w:ascii="Times New Roman" w:hAnsi="Times New Roman" w:cs="Times New Roman"/>
          <w:color w:val="000000"/>
          <w:sz w:val="24"/>
          <w:szCs w:val="24"/>
          <w:lang w:val="en-US" w:bidi="hi-IN"/>
        </w:rPr>
      </w:pPr>
    </w:p>
    <w:p w:rsidR="00B31544" w:rsidRDefault="00B31544" w:rsidP="00B31544">
      <w:pPr>
        <w:spacing w:after="0" w:line="240" w:lineRule="auto"/>
        <w:rPr>
          <w:rFonts w:ascii="Times New Roman" w:hAnsi="Times New Roman" w:cs="Times New Roman"/>
          <w:b/>
          <w:bCs/>
          <w:color w:val="000000"/>
          <w:sz w:val="24"/>
          <w:szCs w:val="24"/>
          <w:lang w:val="en-US" w:bidi="hi-IN"/>
        </w:rPr>
      </w:pPr>
      <w:r>
        <w:rPr>
          <w:rFonts w:ascii="Times New Roman" w:hAnsi="Times New Roman" w:cs="Times New Roman"/>
          <w:b/>
          <w:bCs/>
          <w:color w:val="000000"/>
          <w:sz w:val="24"/>
          <w:szCs w:val="24"/>
          <w:lang w:val="en-US" w:bidi="hi-IN"/>
        </w:rPr>
        <w:t>Observation:</w:t>
      </w:r>
    </w:p>
    <w:p w:rsidR="00B31544" w:rsidRDefault="00B31544" w:rsidP="00B31544">
      <w:pPr>
        <w:spacing w:after="0" w:line="240" w:lineRule="auto"/>
        <w:rPr>
          <w:rFonts w:ascii="Times New Roman" w:hAnsi="Times New Roman" w:cs="Times New Roman"/>
          <w:color w:val="000000"/>
          <w:sz w:val="24"/>
          <w:szCs w:val="24"/>
          <w:lang w:val="en-US" w:bidi="hi-IN"/>
        </w:rPr>
      </w:pPr>
      <w:r>
        <w:rPr>
          <w:rFonts w:ascii="Times New Roman" w:hAnsi="Times New Roman" w:cs="Times New Roman"/>
          <w:color w:val="000000"/>
          <w:sz w:val="24"/>
          <w:szCs w:val="24"/>
          <w:lang w:val="en-US" w:bidi="hi-IN"/>
        </w:rPr>
        <w:t xml:space="preserve">After </w:t>
      </w:r>
      <w:r w:rsidR="00241B3A">
        <w:rPr>
          <w:rFonts w:ascii="Times New Roman" w:hAnsi="Times New Roman" w:cs="Times New Roman"/>
          <w:color w:val="000000"/>
          <w:sz w:val="24"/>
          <w:szCs w:val="24"/>
          <w:lang w:val="en-US" w:bidi="hi-IN"/>
        </w:rPr>
        <w:t xml:space="preserve">a </w:t>
      </w:r>
      <w:r>
        <w:rPr>
          <w:rFonts w:ascii="Times New Roman" w:hAnsi="Times New Roman" w:cs="Times New Roman"/>
          <w:color w:val="000000"/>
          <w:sz w:val="24"/>
          <w:szCs w:val="24"/>
          <w:lang w:val="en-US" w:bidi="hi-IN"/>
        </w:rPr>
        <w:t>few days, you will notice that the plant's tip is bent towards the direction of light coming through the window.</w:t>
      </w:r>
    </w:p>
    <w:p w:rsidR="00B31544" w:rsidRDefault="00B31544" w:rsidP="00B31544">
      <w:pPr>
        <w:spacing w:after="0" w:line="240" w:lineRule="auto"/>
        <w:rPr>
          <w:rFonts w:ascii="Times New Roman" w:hAnsi="Times New Roman" w:cs="Times New Roman"/>
          <w:color w:val="000000"/>
          <w:sz w:val="24"/>
          <w:szCs w:val="24"/>
          <w:lang w:val="en-US" w:bidi="hi-IN"/>
        </w:rPr>
      </w:pPr>
    </w:p>
    <w:p w:rsidR="00B31544" w:rsidRDefault="00B31544" w:rsidP="00B31544">
      <w:pPr>
        <w:spacing w:after="0" w:line="240" w:lineRule="auto"/>
        <w:rPr>
          <w:rFonts w:ascii="Times New Roman" w:hAnsi="Times New Roman" w:cs="Times New Roman"/>
          <w:b/>
          <w:color w:val="000000"/>
          <w:sz w:val="24"/>
          <w:szCs w:val="24"/>
          <w:lang w:val="en-US" w:bidi="hi-IN"/>
        </w:rPr>
      </w:pPr>
      <w:r>
        <w:rPr>
          <w:rFonts w:ascii="Times New Roman" w:hAnsi="Times New Roman" w:cs="Times New Roman"/>
          <w:b/>
          <w:color w:val="000000"/>
          <w:sz w:val="24"/>
          <w:szCs w:val="24"/>
          <w:lang w:val="en-US" w:bidi="hi-IN"/>
        </w:rPr>
        <w:t>Conclusion:</w:t>
      </w:r>
    </w:p>
    <w:p w:rsidR="00B31544" w:rsidRDefault="00B31544" w:rsidP="00B31544">
      <w:pPr>
        <w:spacing w:after="0" w:line="240" w:lineRule="auto"/>
        <w:rPr>
          <w:rFonts w:ascii="Times New Roman" w:hAnsi="Times New Roman" w:cs="Times New Roman"/>
          <w:color w:val="000000"/>
          <w:sz w:val="24"/>
          <w:szCs w:val="24"/>
          <w:lang w:val="en-US" w:bidi="hi-IN"/>
        </w:rPr>
      </w:pPr>
      <w:r>
        <w:rPr>
          <w:rFonts w:ascii="Times New Roman" w:hAnsi="Times New Roman" w:cs="Times New Roman"/>
          <w:color w:val="000000"/>
          <w:sz w:val="24"/>
          <w:szCs w:val="24"/>
          <w:lang w:val="en-US" w:bidi="hi-IN"/>
        </w:rPr>
        <w:t>Plants exhibit phototropism.</w:t>
      </w:r>
    </w:p>
    <w:p w:rsidR="00B31544" w:rsidRDefault="00B31544" w:rsidP="00B31544">
      <w:pPr>
        <w:spacing w:after="0" w:line="240" w:lineRule="auto"/>
        <w:rPr>
          <w:rFonts w:ascii="Times New Roman" w:hAnsi="Times New Roman" w:cs="Times New Roman"/>
          <w:color w:val="000000"/>
          <w:sz w:val="24"/>
          <w:szCs w:val="24"/>
          <w:lang w:val="en-US" w:bidi="hi-IN"/>
        </w:rPr>
      </w:pPr>
    </w:p>
    <w:p w:rsidR="00B31544" w:rsidRDefault="00B31544" w:rsidP="00B31544">
      <w:pPr>
        <w:spacing w:after="0" w:line="240" w:lineRule="auto"/>
        <w:rPr>
          <w:rFonts w:ascii="Times New Roman" w:hAnsi="Times New Roman" w:cs="Times New Roman"/>
          <w:color w:val="000000"/>
          <w:sz w:val="24"/>
          <w:szCs w:val="24"/>
          <w:lang w:val="en-US" w:bidi="hi-IN"/>
        </w:rPr>
      </w:pPr>
    </w:p>
    <w:p w:rsidR="00B31544" w:rsidRDefault="00B31544" w:rsidP="00B31544">
      <w:pPr>
        <w:spacing w:after="0" w:line="240" w:lineRule="auto"/>
        <w:rPr>
          <w:rFonts w:ascii="Times New Roman" w:hAnsi="Times New Roman" w:cs="Times New Roman"/>
          <w:color w:val="000000"/>
          <w:sz w:val="24"/>
          <w:szCs w:val="24"/>
          <w:lang w:val="en-US" w:bidi="hi-IN"/>
        </w:rPr>
      </w:pPr>
      <w:r>
        <w:rPr>
          <w:rFonts w:ascii="Times New Roman" w:hAnsi="Times New Roman" w:cs="Times New Roman"/>
          <w:color w:val="000000"/>
          <w:sz w:val="24"/>
          <w:szCs w:val="24"/>
          <w:highlight w:val="yellow"/>
          <w:lang w:val="en-US" w:bidi="hi-IN"/>
        </w:rPr>
        <w:t>Show image of sunflower plant</w:t>
      </w:r>
      <w:del w:id="7" w:author="User" w:date="2019-08-24T17:31:00Z">
        <w:r w:rsidDel="007711EC">
          <w:rPr>
            <w:rFonts w:ascii="Times New Roman" w:hAnsi="Times New Roman" w:cs="Times New Roman"/>
            <w:color w:val="000000"/>
            <w:sz w:val="24"/>
            <w:szCs w:val="24"/>
            <w:highlight w:val="yellow"/>
            <w:lang w:val="en-US" w:bidi="hi-IN"/>
          </w:rPr>
          <w:delText xml:space="preserve"> </w:delText>
        </w:r>
      </w:del>
      <w:r>
        <w:rPr>
          <w:rFonts w:ascii="Times New Roman" w:hAnsi="Times New Roman" w:cs="Times New Roman"/>
          <w:color w:val="000000"/>
          <w:sz w:val="24"/>
          <w:szCs w:val="24"/>
          <w:highlight w:val="yellow"/>
          <w:lang w:val="en-US" w:bidi="hi-IN"/>
        </w:rPr>
        <w:t>. Caption: "response of a plant towards light".</w:t>
      </w:r>
    </w:p>
    <w:p w:rsidR="00B31544" w:rsidRDefault="00B31544" w:rsidP="00B31544">
      <w:pPr>
        <w:spacing w:after="0"/>
        <w:rPr>
          <w:rFonts w:ascii="Times New Roman" w:hAnsi="Times New Roman" w:cs="Times New Roman"/>
          <w:bCs/>
          <w:sz w:val="24"/>
          <w:szCs w:val="24"/>
        </w:rPr>
      </w:pPr>
      <w:r>
        <w:rPr>
          <w:noProof/>
          <w:lang w:val="en-US"/>
        </w:rPr>
        <w:drawing>
          <wp:inline distT="0" distB="0" distL="19050" distR="9525">
            <wp:extent cx="3095625" cy="1714500"/>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8"/>
                    <a:stretch>
                      <a:fillRect/>
                    </a:stretch>
                  </pic:blipFill>
                  <pic:spPr bwMode="auto">
                    <a:xfrm>
                      <a:off x="0" y="0"/>
                      <a:ext cx="3095625" cy="1714500"/>
                    </a:xfrm>
                    <a:prstGeom prst="rect">
                      <a:avLst/>
                    </a:prstGeom>
                  </pic:spPr>
                </pic:pic>
              </a:graphicData>
            </a:graphic>
          </wp:inline>
        </w:drawing>
      </w:r>
      <w:r>
        <w:rPr>
          <w:rFonts w:ascii="Times New Roman" w:hAnsi="Times New Roman" w:cs="Times New Roman"/>
          <w:bCs/>
          <w:sz w:val="24"/>
          <w:szCs w:val="24"/>
        </w:rPr>
        <w:t>(for reference)</w:t>
      </w:r>
    </w:p>
    <w:p w:rsidR="00B254D9" w:rsidRDefault="00B254D9">
      <w:pPr>
        <w:spacing w:after="0"/>
        <w:rPr>
          <w:rFonts w:ascii="Times New Roman" w:hAnsi="Times New Roman" w:cs="Times New Roman"/>
          <w:bCs/>
          <w:sz w:val="24"/>
          <w:szCs w:val="24"/>
        </w:rPr>
      </w:pPr>
    </w:p>
    <w:p w:rsidR="00B31544" w:rsidRDefault="00B31544">
      <w:pPr>
        <w:spacing w:after="0"/>
        <w:rPr>
          <w:rFonts w:ascii="Times New Roman" w:hAnsi="Times New Roman" w:cs="Times New Roman"/>
          <w:bCs/>
          <w:sz w:val="24"/>
          <w:szCs w:val="24"/>
        </w:rPr>
      </w:pPr>
    </w:p>
    <w:p w:rsidR="003D10AE" w:rsidRDefault="00E80D61">
      <w:pPr>
        <w:spacing w:after="0"/>
        <w:rPr>
          <w:rFonts w:ascii="Times New Roman" w:hAnsi="Times New Roman" w:cs="Times New Roman"/>
          <w:bCs/>
          <w:sz w:val="24"/>
          <w:szCs w:val="24"/>
        </w:rPr>
      </w:pPr>
      <w:del w:id="8" w:author="User" w:date="2019-08-24T17:32:00Z">
        <w:r w:rsidDel="00A233F4">
          <w:rPr>
            <w:rFonts w:ascii="Times New Roman" w:hAnsi="Times New Roman" w:cs="Times New Roman"/>
            <w:bCs/>
            <w:sz w:val="24"/>
            <w:szCs w:val="24"/>
          </w:rPr>
          <w:delText>.</w:delText>
        </w:r>
      </w:del>
      <w:r>
        <w:rPr>
          <w:rFonts w:ascii="Times New Roman" w:hAnsi="Times New Roman" w:cs="Times New Roman"/>
          <w:bCs/>
          <w:sz w:val="24"/>
          <w:szCs w:val="24"/>
        </w:rPr>
        <w:t xml:space="preserve">Plants </w:t>
      </w:r>
      <w:r w:rsidR="00241B3A">
        <w:rPr>
          <w:rFonts w:ascii="Times New Roman" w:hAnsi="Times New Roman" w:cs="Times New Roman"/>
          <w:bCs/>
          <w:sz w:val="24"/>
          <w:szCs w:val="24"/>
        </w:rPr>
        <w:t xml:space="preserve">respond to light </w:t>
      </w:r>
      <w:r>
        <w:rPr>
          <w:rFonts w:ascii="Times New Roman" w:hAnsi="Times New Roman" w:cs="Times New Roman"/>
          <w:bCs/>
          <w:sz w:val="24"/>
          <w:szCs w:val="24"/>
        </w:rPr>
        <w:t>show stimulus towards light</w:t>
      </w:r>
      <w:r w:rsidR="00FE540F">
        <w:rPr>
          <w:rFonts w:ascii="Times New Roman" w:hAnsi="Times New Roman" w:cs="Times New Roman"/>
          <w:bCs/>
          <w:sz w:val="24"/>
          <w:szCs w:val="24"/>
        </w:rPr>
        <w:t xml:space="preserve"> and</w:t>
      </w:r>
      <w:r>
        <w:rPr>
          <w:rFonts w:ascii="Times New Roman" w:hAnsi="Times New Roman" w:cs="Times New Roman"/>
          <w:bCs/>
          <w:sz w:val="24"/>
          <w:szCs w:val="24"/>
        </w:rPr>
        <w:t xml:space="preserve"> bend in the direction of light. This response is called </w:t>
      </w:r>
      <w:r>
        <w:rPr>
          <w:rFonts w:ascii="Times New Roman" w:hAnsi="Times New Roman" w:cs="Times New Roman"/>
          <w:b/>
          <w:bCs/>
          <w:sz w:val="24"/>
          <w:szCs w:val="24"/>
        </w:rPr>
        <w:t>phototropism</w:t>
      </w:r>
      <w:r w:rsidR="004E4219">
        <w:rPr>
          <w:rFonts w:ascii="Times New Roman" w:hAnsi="Times New Roman" w:cs="Times New Roman"/>
          <w:bCs/>
          <w:sz w:val="24"/>
          <w:szCs w:val="24"/>
        </w:rPr>
        <w:t>.</w:t>
      </w:r>
      <w:r w:rsidR="003D10AE">
        <w:rPr>
          <w:rFonts w:ascii="Times New Roman" w:hAnsi="Times New Roman" w:cs="Times New Roman"/>
          <w:bCs/>
          <w:sz w:val="24"/>
          <w:szCs w:val="24"/>
        </w:rPr>
        <w:t xml:space="preserve"> It is the ability of the plants to grow in the direction of the source of light.</w:t>
      </w:r>
      <w:r w:rsidR="00837485">
        <w:rPr>
          <w:rFonts w:ascii="Times New Roman" w:hAnsi="Times New Roman" w:cs="Times New Roman"/>
          <w:bCs/>
          <w:sz w:val="24"/>
          <w:szCs w:val="24"/>
        </w:rPr>
        <w:t xml:space="preserve"> </w:t>
      </w:r>
      <w:r w:rsidR="009F3610">
        <w:rPr>
          <w:rFonts w:ascii="Times New Roman" w:hAnsi="Times New Roman" w:cs="Times New Roman"/>
          <w:bCs/>
          <w:sz w:val="24"/>
          <w:szCs w:val="24"/>
        </w:rPr>
        <w:t>For example, sunflower facing the sun shows phototropism.</w:t>
      </w:r>
    </w:p>
    <w:p w:rsidR="00B254D9" w:rsidRDefault="003D10AE">
      <w:pPr>
        <w:spacing w:after="0"/>
        <w:rPr>
          <w:rFonts w:ascii="Times New Roman" w:hAnsi="Times New Roman" w:cs="Times New Roman"/>
          <w:bCs/>
          <w:sz w:val="24"/>
          <w:szCs w:val="24"/>
        </w:rPr>
      </w:pPr>
      <w:r>
        <w:rPr>
          <w:rFonts w:ascii="Times New Roman" w:hAnsi="Times New Roman" w:cs="Times New Roman"/>
          <w:bCs/>
          <w:sz w:val="24"/>
          <w:szCs w:val="24"/>
        </w:rPr>
        <w:t>S</w:t>
      </w:r>
      <w:r w:rsidR="00E80D61">
        <w:rPr>
          <w:rFonts w:ascii="Times New Roman" w:hAnsi="Times New Roman" w:cs="Times New Roman"/>
          <w:bCs/>
          <w:sz w:val="24"/>
          <w:szCs w:val="24"/>
        </w:rPr>
        <w:t>ome animals such as earthworm and cockroach move away from light.</w:t>
      </w:r>
    </w:p>
    <w:p w:rsidR="00B254D9" w:rsidRDefault="00B254D9">
      <w:pPr>
        <w:spacing w:after="0"/>
        <w:rPr>
          <w:rFonts w:ascii="Times New Roman" w:hAnsi="Times New Roman" w:cs="Times New Roman"/>
          <w:bCs/>
          <w:sz w:val="24"/>
          <w:szCs w:val="24"/>
        </w:rPr>
      </w:pPr>
    </w:p>
    <w:p w:rsidR="00B254D9" w:rsidRDefault="00E80D61">
      <w:pPr>
        <w:spacing w:after="0"/>
        <w:rPr>
          <w:rFonts w:ascii="Times New Roman" w:hAnsi="Times New Roman" w:cs="Times New Roman"/>
          <w:bCs/>
          <w:sz w:val="24"/>
          <w:szCs w:val="24"/>
        </w:rPr>
      </w:pPr>
      <w:r>
        <w:rPr>
          <w:rFonts w:ascii="Times New Roman" w:hAnsi="Times New Roman" w:cs="Times New Roman"/>
          <w:bCs/>
          <w:sz w:val="24"/>
          <w:szCs w:val="24"/>
        </w:rPr>
        <w:t xml:space="preserve">The roots of plants have a tendency to grow towards </w:t>
      </w:r>
      <w:del w:id="9" w:author="User" w:date="2019-08-24T17:33:00Z">
        <w:r w:rsidDel="00A233F4">
          <w:rPr>
            <w:rFonts w:ascii="Times New Roman" w:hAnsi="Times New Roman" w:cs="Times New Roman"/>
            <w:bCs/>
            <w:sz w:val="24"/>
            <w:szCs w:val="24"/>
          </w:rPr>
          <w:delText xml:space="preserve"> </w:delText>
        </w:r>
      </w:del>
      <w:r>
        <w:rPr>
          <w:rFonts w:ascii="Times New Roman" w:hAnsi="Times New Roman" w:cs="Times New Roman"/>
          <w:bCs/>
          <w:sz w:val="24"/>
          <w:szCs w:val="24"/>
        </w:rPr>
        <w:t xml:space="preserve">gravity while stems grow away from it. This response of root and stem growing towards and away from the </w:t>
      </w:r>
      <w:r w:rsidR="003D10AE">
        <w:rPr>
          <w:rFonts w:ascii="Times New Roman" w:hAnsi="Times New Roman" w:cs="Times New Roman"/>
          <w:bCs/>
          <w:sz w:val="24"/>
          <w:szCs w:val="24"/>
        </w:rPr>
        <w:t xml:space="preserve">gravity of </w:t>
      </w:r>
      <w:r>
        <w:rPr>
          <w:rFonts w:ascii="Times New Roman" w:hAnsi="Times New Roman" w:cs="Times New Roman"/>
          <w:bCs/>
          <w:sz w:val="24"/>
          <w:szCs w:val="24"/>
        </w:rPr>
        <w:t xml:space="preserve">earth is known as </w:t>
      </w:r>
      <w:r>
        <w:rPr>
          <w:rFonts w:ascii="Times New Roman" w:hAnsi="Times New Roman" w:cs="Times New Roman"/>
          <w:b/>
          <w:bCs/>
          <w:sz w:val="24"/>
          <w:szCs w:val="24"/>
        </w:rPr>
        <w:t>geotropism</w:t>
      </w:r>
      <w:r>
        <w:rPr>
          <w:rFonts w:ascii="Times New Roman" w:hAnsi="Times New Roman" w:cs="Times New Roman"/>
          <w:bCs/>
          <w:sz w:val="24"/>
          <w:szCs w:val="24"/>
        </w:rPr>
        <w:t>.</w:t>
      </w:r>
    </w:p>
    <w:p w:rsidR="006964CD" w:rsidRDefault="006964CD">
      <w:pPr>
        <w:spacing w:after="0"/>
        <w:rPr>
          <w:rFonts w:ascii="Times New Roman" w:hAnsi="Times New Roman" w:cs="Times New Roman"/>
          <w:bCs/>
          <w:sz w:val="24"/>
          <w:szCs w:val="24"/>
        </w:rPr>
      </w:pPr>
    </w:p>
    <w:p w:rsidR="006964CD" w:rsidRDefault="006964CD" w:rsidP="006964CD">
      <w:pPr>
        <w:spacing w:after="0"/>
        <w:rPr>
          <w:rFonts w:ascii="Times New Roman" w:hAnsi="Times New Roman" w:cs="Times New Roman"/>
          <w:bCs/>
          <w:sz w:val="24"/>
          <w:szCs w:val="24"/>
        </w:rPr>
      </w:pPr>
      <w:r>
        <w:rPr>
          <w:rFonts w:ascii="Times New Roman" w:hAnsi="Times New Roman" w:cs="Times New Roman"/>
          <w:bCs/>
          <w:sz w:val="24"/>
          <w:szCs w:val="24"/>
          <w:highlight w:val="yellow"/>
        </w:rPr>
        <w:t>Show image of "response of a plant towards gravity".</w:t>
      </w:r>
      <w:r>
        <w:rPr>
          <w:noProof/>
          <w:lang w:val="en-US"/>
        </w:rPr>
        <w:drawing>
          <wp:inline distT="0" distB="0" distL="19050" distR="0">
            <wp:extent cx="3219450" cy="188658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9"/>
                    <a:stretch>
                      <a:fillRect/>
                    </a:stretch>
                  </pic:blipFill>
                  <pic:spPr bwMode="auto">
                    <a:xfrm>
                      <a:off x="0" y="0"/>
                      <a:ext cx="3219450" cy="1886585"/>
                    </a:xfrm>
                    <a:prstGeom prst="rect">
                      <a:avLst/>
                    </a:prstGeom>
                  </pic:spPr>
                </pic:pic>
              </a:graphicData>
            </a:graphic>
          </wp:inline>
        </w:drawing>
      </w:r>
      <w:r>
        <w:rPr>
          <w:rFonts w:ascii="Times New Roman" w:hAnsi="Times New Roman" w:cs="Times New Roman"/>
          <w:bCs/>
          <w:sz w:val="24"/>
          <w:szCs w:val="24"/>
        </w:rPr>
        <w:t>(for reference)</w:t>
      </w:r>
    </w:p>
    <w:p w:rsidR="006964CD" w:rsidRDefault="006964CD">
      <w:pPr>
        <w:spacing w:after="0"/>
        <w:rPr>
          <w:rFonts w:ascii="Times New Roman" w:hAnsi="Times New Roman" w:cs="Times New Roman"/>
          <w:bCs/>
          <w:sz w:val="24"/>
          <w:szCs w:val="24"/>
        </w:rPr>
      </w:pPr>
    </w:p>
    <w:p w:rsidR="00B254D9" w:rsidRDefault="00B254D9">
      <w:pPr>
        <w:spacing w:after="0"/>
        <w:rPr>
          <w:rFonts w:ascii="Times New Roman" w:hAnsi="Times New Roman" w:cs="Times New Roman"/>
          <w:sz w:val="24"/>
          <w:szCs w:val="24"/>
          <w:lang w:val="en-US" w:bidi="hi-IN"/>
        </w:rPr>
      </w:pPr>
    </w:p>
    <w:p w:rsidR="00B254D9" w:rsidRDefault="00E80D61">
      <w:pPr>
        <w:pStyle w:val="ListParagraph"/>
        <w:ind w:left="0"/>
        <w:rPr>
          <w:rFonts w:ascii="Times New Roman" w:hAnsi="Times New Roman" w:cs="Times New Roman"/>
          <w:b/>
          <w:bCs/>
        </w:rPr>
      </w:pPr>
      <w:r>
        <w:rPr>
          <w:rFonts w:ascii="Times New Roman" w:hAnsi="Times New Roman" w:cs="Times New Roman"/>
          <w:b/>
          <w:bCs/>
        </w:rPr>
        <w:t>Break Zone</w:t>
      </w:r>
    </w:p>
    <w:p w:rsidR="00B254D9" w:rsidRDefault="00B254D9">
      <w:pPr>
        <w:pStyle w:val="ListParagraph"/>
        <w:rPr>
          <w:rFonts w:ascii="Times New Roman" w:hAnsi="Times New Roman" w:cs="Times New Roman"/>
        </w:rPr>
      </w:pPr>
    </w:p>
    <w:p w:rsidR="00B254D9" w:rsidRDefault="00565C09">
      <w:pPr>
        <w:spacing w:after="0" w:line="240" w:lineRule="auto"/>
        <w:rPr>
          <w:rFonts w:ascii="Times New Roman" w:hAnsi="Times New Roman" w:cs="Times New Roman"/>
          <w:b/>
          <w:bCs/>
          <w:sz w:val="24"/>
          <w:szCs w:val="24"/>
          <w:lang w:val="en-US" w:bidi="hi-IN"/>
        </w:rPr>
      </w:pPr>
      <w:r>
        <w:rPr>
          <w:rFonts w:ascii="Times New Roman" w:hAnsi="Times New Roman" w:cs="Times New Roman"/>
          <w:b/>
          <w:bCs/>
          <w:sz w:val="24"/>
          <w:szCs w:val="24"/>
          <w:lang w:val="en-US" w:bidi="hi-IN"/>
        </w:rPr>
        <w:t>Write T for true and F for false statement</w:t>
      </w:r>
      <w:r w:rsidR="00C131F1">
        <w:rPr>
          <w:rFonts w:ascii="Times New Roman" w:hAnsi="Times New Roman" w:cs="Times New Roman"/>
          <w:b/>
          <w:bCs/>
          <w:sz w:val="24"/>
          <w:szCs w:val="24"/>
          <w:lang w:val="en-US" w:bidi="hi-IN"/>
        </w:rPr>
        <w:t>.</w:t>
      </w:r>
    </w:p>
    <w:p w:rsidR="00B254D9" w:rsidRDefault="00B254D9">
      <w:pPr>
        <w:spacing w:after="0" w:line="240" w:lineRule="auto"/>
        <w:rPr>
          <w:rFonts w:ascii="Times New Roman" w:hAnsi="Times New Roman" w:cs="Times New Roman"/>
          <w:b/>
          <w:bCs/>
          <w:sz w:val="24"/>
          <w:szCs w:val="24"/>
          <w:lang w:val="en-US" w:bidi="hi-IN"/>
        </w:rPr>
      </w:pPr>
    </w:p>
    <w:p w:rsidR="00B254D9" w:rsidRDefault="007237D6">
      <w:pPr>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1. </w:t>
      </w:r>
      <w:r w:rsidR="00086A37">
        <w:rPr>
          <w:rFonts w:ascii="Times New Roman" w:hAnsi="Times New Roman" w:cs="Times New Roman"/>
          <w:sz w:val="24"/>
          <w:szCs w:val="24"/>
          <w:lang w:val="en-US" w:bidi="hi-IN"/>
        </w:rPr>
        <w:t xml:space="preserve">Deer and cow are </w:t>
      </w:r>
      <w:r w:rsidR="00A01465">
        <w:rPr>
          <w:rFonts w:ascii="Times New Roman" w:hAnsi="Times New Roman" w:cs="Times New Roman"/>
          <w:sz w:val="24"/>
          <w:szCs w:val="24"/>
          <w:lang w:val="en-US" w:bidi="hi-IN"/>
        </w:rPr>
        <w:t xml:space="preserve">plant-eating animals and thus are called </w:t>
      </w:r>
      <w:r w:rsidR="00E10127">
        <w:rPr>
          <w:rFonts w:ascii="Times New Roman" w:hAnsi="Times New Roman" w:cs="Times New Roman"/>
          <w:sz w:val="24"/>
          <w:szCs w:val="24"/>
          <w:lang w:val="en-US" w:bidi="hi-IN"/>
        </w:rPr>
        <w:t>heterotrophs.</w:t>
      </w:r>
    </w:p>
    <w:p w:rsidR="00E10127" w:rsidRDefault="00E10127">
      <w:pPr>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2. </w:t>
      </w:r>
      <w:r w:rsidR="003D10AE">
        <w:rPr>
          <w:rFonts w:ascii="Times New Roman" w:hAnsi="Times New Roman" w:cs="Times New Roman"/>
          <w:sz w:val="24"/>
          <w:szCs w:val="24"/>
          <w:lang w:val="en-US" w:bidi="hi-IN"/>
        </w:rPr>
        <w:t xml:space="preserve">Digested food combines with oxygen in our body to </w:t>
      </w:r>
      <w:del w:id="10" w:author="User" w:date="2019-08-24T17:34:00Z">
        <w:r w:rsidDel="00A233F4">
          <w:rPr>
            <w:rFonts w:ascii="Times New Roman" w:hAnsi="Times New Roman" w:cs="Times New Roman"/>
            <w:sz w:val="24"/>
            <w:szCs w:val="24"/>
            <w:lang w:val="en-US" w:bidi="hi-IN"/>
          </w:rPr>
          <w:delText xml:space="preserve"> </w:delText>
        </w:r>
      </w:del>
      <w:r>
        <w:rPr>
          <w:rFonts w:ascii="Times New Roman" w:hAnsi="Times New Roman" w:cs="Times New Roman"/>
          <w:sz w:val="24"/>
          <w:szCs w:val="24"/>
          <w:lang w:val="en-US" w:bidi="hi-IN"/>
        </w:rPr>
        <w:t>produce energy.</w:t>
      </w:r>
    </w:p>
    <w:p w:rsidR="00E10127" w:rsidRDefault="00E10127">
      <w:pPr>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3. </w:t>
      </w:r>
      <w:r w:rsidR="002C5DAE">
        <w:rPr>
          <w:rFonts w:ascii="Times New Roman" w:hAnsi="Times New Roman" w:cs="Times New Roman"/>
          <w:sz w:val="24"/>
          <w:szCs w:val="24"/>
          <w:lang w:val="en-US" w:bidi="hi-IN"/>
        </w:rPr>
        <w:t>Earthworms breathe through small pores in their body.</w:t>
      </w:r>
    </w:p>
    <w:p w:rsidR="002C5DAE" w:rsidRDefault="002C5DAE">
      <w:pPr>
        <w:rPr>
          <w:rFonts w:ascii="Times New Roman" w:hAnsi="Times New Roman" w:cs="Times New Roman"/>
          <w:sz w:val="24"/>
          <w:szCs w:val="24"/>
          <w:lang w:val="en-US" w:bidi="hi-IN"/>
        </w:rPr>
      </w:pPr>
      <w:r>
        <w:rPr>
          <w:rFonts w:ascii="Times New Roman" w:hAnsi="Times New Roman" w:cs="Times New Roman"/>
          <w:sz w:val="24"/>
          <w:szCs w:val="24"/>
          <w:lang w:val="en-US" w:bidi="hi-IN"/>
        </w:rPr>
        <w:lastRenderedPageBreak/>
        <w:t xml:space="preserve">4. </w:t>
      </w:r>
      <w:r w:rsidR="005A2606">
        <w:rPr>
          <w:rFonts w:ascii="Times New Roman" w:hAnsi="Times New Roman" w:cs="Times New Roman"/>
          <w:sz w:val="24"/>
          <w:szCs w:val="24"/>
          <w:lang w:val="en-US" w:bidi="hi-IN"/>
        </w:rPr>
        <w:t>A s</w:t>
      </w:r>
      <w:r w:rsidR="00984403">
        <w:rPr>
          <w:rFonts w:ascii="Times New Roman" w:hAnsi="Times New Roman" w:cs="Times New Roman"/>
          <w:sz w:val="24"/>
          <w:szCs w:val="24"/>
          <w:lang w:val="en-US" w:bidi="hi-IN"/>
        </w:rPr>
        <w:t>unflower bending towards the sun is showing geotropism.</w:t>
      </w:r>
    </w:p>
    <w:p w:rsidR="007237D6" w:rsidRPr="004945AB" w:rsidRDefault="00984403" w:rsidP="004945AB">
      <w:pPr>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5. </w:t>
      </w:r>
      <w:r w:rsidR="00E94066">
        <w:rPr>
          <w:rFonts w:ascii="Times New Roman" w:hAnsi="Times New Roman" w:cs="Times New Roman"/>
          <w:bCs/>
          <w:sz w:val="24"/>
          <w:szCs w:val="24"/>
        </w:rPr>
        <w:t xml:space="preserve">The roots of plants have a tendency to grow against the </w:t>
      </w:r>
      <w:r w:rsidR="003D10AE">
        <w:rPr>
          <w:rFonts w:ascii="Times New Roman" w:hAnsi="Times New Roman" w:cs="Times New Roman"/>
          <w:bCs/>
          <w:sz w:val="24"/>
          <w:szCs w:val="24"/>
        </w:rPr>
        <w:t xml:space="preserve">gravitational pull of </w:t>
      </w:r>
      <w:r w:rsidR="00E94066">
        <w:rPr>
          <w:rFonts w:ascii="Times New Roman" w:hAnsi="Times New Roman" w:cs="Times New Roman"/>
          <w:bCs/>
          <w:sz w:val="24"/>
          <w:szCs w:val="24"/>
        </w:rPr>
        <w:t>earth.</w:t>
      </w:r>
    </w:p>
    <w:p w:rsidR="007237D6" w:rsidRDefault="007237D6">
      <w:pPr>
        <w:spacing w:after="0" w:line="240" w:lineRule="auto"/>
        <w:rPr>
          <w:rFonts w:ascii="Times New Roman" w:hAnsi="Times New Roman" w:cs="Times New Roman"/>
          <w:b/>
          <w:bCs/>
          <w:sz w:val="24"/>
          <w:szCs w:val="24"/>
          <w:lang w:val="en-US" w:bidi="hi-IN"/>
        </w:rPr>
      </w:pPr>
    </w:p>
    <w:p w:rsidR="007237D6" w:rsidRDefault="007237D6">
      <w:pPr>
        <w:spacing w:after="0" w:line="240" w:lineRule="auto"/>
        <w:rPr>
          <w:rFonts w:ascii="Times New Roman" w:hAnsi="Times New Roman" w:cs="Times New Roman"/>
          <w:b/>
          <w:bCs/>
          <w:sz w:val="24"/>
          <w:szCs w:val="24"/>
          <w:lang w:val="en-US" w:bidi="hi-IN"/>
        </w:rPr>
      </w:pPr>
    </w:p>
    <w:p w:rsidR="00B254D9" w:rsidRDefault="00E80D61">
      <w:pPr>
        <w:spacing w:after="0" w:line="240" w:lineRule="auto"/>
        <w:rPr>
          <w:rFonts w:ascii="Times New Roman" w:hAnsi="Times New Roman" w:cs="Times New Roman"/>
          <w:b/>
          <w:bCs/>
          <w:sz w:val="24"/>
          <w:szCs w:val="24"/>
          <w:lang w:val="en-US" w:bidi="hi-IN"/>
        </w:rPr>
      </w:pPr>
      <w:r>
        <w:rPr>
          <w:rFonts w:ascii="Times New Roman" w:hAnsi="Times New Roman" w:cs="Times New Roman"/>
          <w:b/>
          <w:bCs/>
          <w:sz w:val="24"/>
          <w:szCs w:val="24"/>
          <w:lang w:val="en-US" w:bidi="hi-IN"/>
        </w:rPr>
        <w:t>Key Terms</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b/>
          <w:bCs/>
          <w:sz w:val="24"/>
          <w:szCs w:val="24"/>
          <w:lang w:val="en-US" w:bidi="hi-IN"/>
        </w:rPr>
        <w:t>Cell</w:t>
      </w:r>
      <w:r>
        <w:rPr>
          <w:rFonts w:ascii="Times New Roman" w:hAnsi="Times New Roman" w:cs="Times New Roman"/>
          <w:sz w:val="24"/>
          <w:szCs w:val="24"/>
          <w:lang w:val="en-US" w:bidi="hi-IN"/>
        </w:rPr>
        <w:t>: Structural unit of living things</w:t>
      </w:r>
    </w:p>
    <w:p w:rsidR="00B254D9" w:rsidRDefault="00E80D61">
      <w:pPr>
        <w:spacing w:after="0" w:line="240" w:lineRule="auto"/>
        <w:rPr>
          <w:rFonts w:ascii="Times New Roman" w:hAnsi="Times New Roman" w:cs="Times New Roman"/>
          <w:b/>
          <w:bCs/>
          <w:sz w:val="24"/>
          <w:szCs w:val="24"/>
          <w:lang w:val="en-US" w:bidi="hi-IN"/>
        </w:rPr>
      </w:pPr>
      <w:r>
        <w:rPr>
          <w:rFonts w:ascii="Times New Roman" w:hAnsi="Times New Roman" w:cs="Times New Roman"/>
          <w:b/>
          <w:sz w:val="24"/>
          <w:szCs w:val="24"/>
          <w:lang w:val="en-US" w:bidi="hi-IN"/>
        </w:rPr>
        <w:t xml:space="preserve">Autotrophs: </w:t>
      </w:r>
      <w:r>
        <w:rPr>
          <w:rFonts w:ascii="Times New Roman" w:hAnsi="Times New Roman" w:cs="Times New Roman"/>
          <w:sz w:val="24"/>
          <w:szCs w:val="24"/>
          <w:lang w:val="en-US" w:bidi="hi-IN"/>
        </w:rPr>
        <w:t>Organisms that prepare their own food</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b/>
          <w:bCs/>
          <w:sz w:val="24"/>
          <w:szCs w:val="24"/>
          <w:lang w:val="en-US" w:bidi="hi-IN"/>
        </w:rPr>
        <w:t>Heterotrophs</w:t>
      </w:r>
      <w:r>
        <w:rPr>
          <w:rFonts w:ascii="Times New Roman" w:hAnsi="Times New Roman" w:cs="Times New Roman"/>
          <w:sz w:val="24"/>
          <w:szCs w:val="24"/>
          <w:lang w:val="en-US" w:bidi="hi-IN"/>
        </w:rPr>
        <w:t xml:space="preserve">: Organisms that depend on others for their food requirement </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b/>
          <w:sz w:val="24"/>
          <w:szCs w:val="24"/>
          <w:lang w:val="en-US" w:bidi="hi-IN"/>
        </w:rPr>
        <w:t xml:space="preserve">Phototropism: </w:t>
      </w:r>
      <w:r>
        <w:rPr>
          <w:rFonts w:ascii="Times New Roman" w:hAnsi="Times New Roman" w:cs="Times New Roman"/>
          <w:sz w:val="24"/>
          <w:szCs w:val="24"/>
          <w:lang w:val="en-US" w:bidi="hi-IN"/>
        </w:rPr>
        <w:t>Response of plant</w:t>
      </w:r>
      <w:r w:rsidR="003D10AE">
        <w:rPr>
          <w:rFonts w:ascii="Times New Roman" w:hAnsi="Times New Roman" w:cs="Times New Roman"/>
          <w:sz w:val="24"/>
          <w:szCs w:val="24"/>
          <w:lang w:val="en-US" w:bidi="hi-IN"/>
        </w:rPr>
        <w:t>s</w:t>
      </w:r>
      <w:r>
        <w:rPr>
          <w:rFonts w:ascii="Times New Roman" w:hAnsi="Times New Roman" w:cs="Times New Roman"/>
          <w:sz w:val="24"/>
          <w:szCs w:val="24"/>
          <w:lang w:val="en-US" w:bidi="hi-IN"/>
        </w:rPr>
        <w:t xml:space="preserve"> t</w:t>
      </w:r>
      <w:r w:rsidR="005A2606">
        <w:rPr>
          <w:rFonts w:ascii="Times New Roman" w:hAnsi="Times New Roman" w:cs="Times New Roman"/>
          <w:sz w:val="24"/>
          <w:szCs w:val="24"/>
          <w:lang w:val="en-US" w:bidi="hi-IN"/>
        </w:rPr>
        <w:t>o</w:t>
      </w:r>
      <w:r>
        <w:rPr>
          <w:rFonts w:ascii="Times New Roman" w:hAnsi="Times New Roman" w:cs="Times New Roman"/>
          <w:sz w:val="24"/>
          <w:szCs w:val="24"/>
          <w:lang w:val="en-US" w:bidi="hi-IN"/>
        </w:rPr>
        <w:t xml:space="preserve"> light</w:t>
      </w:r>
    </w:p>
    <w:p w:rsidR="003C36AA" w:rsidRPr="004945AB" w:rsidRDefault="00E80D61" w:rsidP="004945AB">
      <w:pPr>
        <w:spacing w:after="0" w:line="240" w:lineRule="auto"/>
        <w:rPr>
          <w:rFonts w:ascii="Times New Roman" w:hAnsi="Times New Roman" w:cs="Times New Roman"/>
          <w:sz w:val="24"/>
          <w:szCs w:val="24"/>
          <w:lang w:val="en-US" w:bidi="hi-IN"/>
        </w:rPr>
      </w:pPr>
      <w:r>
        <w:rPr>
          <w:rFonts w:ascii="Times New Roman" w:hAnsi="Times New Roman" w:cs="Times New Roman"/>
          <w:b/>
          <w:sz w:val="24"/>
          <w:szCs w:val="24"/>
          <w:lang w:val="en-US" w:bidi="hi-IN"/>
        </w:rPr>
        <w:t xml:space="preserve">Geotropism: </w:t>
      </w:r>
      <w:r>
        <w:rPr>
          <w:rFonts w:ascii="Times New Roman" w:hAnsi="Times New Roman" w:cs="Times New Roman"/>
          <w:sz w:val="24"/>
          <w:szCs w:val="24"/>
          <w:lang w:val="en-US" w:bidi="hi-IN"/>
        </w:rPr>
        <w:t>Response of plant</w:t>
      </w:r>
      <w:r w:rsidR="003D10AE">
        <w:rPr>
          <w:rFonts w:ascii="Times New Roman" w:hAnsi="Times New Roman" w:cs="Times New Roman"/>
          <w:sz w:val="24"/>
          <w:szCs w:val="24"/>
          <w:lang w:val="en-US" w:bidi="hi-IN"/>
        </w:rPr>
        <w:t>s</w:t>
      </w:r>
      <w:r>
        <w:rPr>
          <w:rFonts w:ascii="Times New Roman" w:hAnsi="Times New Roman" w:cs="Times New Roman"/>
          <w:sz w:val="24"/>
          <w:szCs w:val="24"/>
          <w:lang w:val="en-US" w:bidi="hi-IN"/>
        </w:rPr>
        <w:t xml:space="preserve"> to gravity</w:t>
      </w:r>
    </w:p>
    <w:p w:rsidR="003C36AA" w:rsidRDefault="003C36AA">
      <w:pPr>
        <w:rPr>
          <w:rFonts w:ascii="Times New Roman" w:hAnsi="Times New Roman" w:cs="Times New Roman"/>
          <w:b/>
          <w:bCs/>
          <w:sz w:val="24"/>
          <w:szCs w:val="24"/>
        </w:rPr>
      </w:pPr>
    </w:p>
    <w:p w:rsidR="00B254D9" w:rsidRDefault="00E80D61">
      <w:pPr>
        <w:rPr>
          <w:rFonts w:ascii="Times New Roman" w:hAnsi="Times New Roman" w:cs="Times New Roman"/>
          <w:b/>
          <w:bCs/>
          <w:sz w:val="24"/>
          <w:szCs w:val="24"/>
        </w:rPr>
      </w:pPr>
      <w:r>
        <w:rPr>
          <w:rFonts w:ascii="Times New Roman" w:hAnsi="Times New Roman" w:cs="Times New Roman"/>
          <w:b/>
          <w:bCs/>
          <w:sz w:val="24"/>
          <w:szCs w:val="24"/>
        </w:rPr>
        <w:t>Assess Zone</w:t>
      </w:r>
    </w:p>
    <w:p w:rsidR="00B254D9" w:rsidRDefault="00E80D61">
      <w:pPr>
        <w:rPr>
          <w:rFonts w:ascii="Times New Roman" w:hAnsi="Times New Roman" w:cs="Times New Roman"/>
          <w:b/>
          <w:bCs/>
          <w:sz w:val="24"/>
          <w:szCs w:val="24"/>
          <w:lang w:val="en-US" w:bidi="hi-IN"/>
        </w:rPr>
      </w:pPr>
      <w:r>
        <w:rPr>
          <w:rFonts w:ascii="Times New Roman" w:hAnsi="Times New Roman" w:cs="Times New Roman"/>
          <w:b/>
          <w:bCs/>
          <w:sz w:val="24"/>
          <w:szCs w:val="24"/>
          <w:lang w:val="en-US" w:bidi="hi-IN"/>
        </w:rPr>
        <w:t>A. Multiple Choice Questions</w:t>
      </w:r>
    </w:p>
    <w:p w:rsidR="00B254D9" w:rsidRDefault="00E80D61">
      <w:pPr>
        <w:rPr>
          <w:rFonts w:ascii="Times New Roman" w:hAnsi="Times New Roman" w:cs="Times New Roman"/>
          <w:b/>
          <w:bCs/>
          <w:sz w:val="24"/>
          <w:szCs w:val="24"/>
          <w:lang w:val="en-US" w:bidi="hi-IN"/>
        </w:rPr>
      </w:pPr>
      <w:r>
        <w:rPr>
          <w:rFonts w:ascii="Times New Roman" w:hAnsi="Times New Roman" w:cs="Times New Roman"/>
          <w:b/>
          <w:bCs/>
          <w:sz w:val="24"/>
          <w:szCs w:val="24"/>
          <w:lang w:val="en-US" w:bidi="hi-IN"/>
        </w:rPr>
        <w:t>Tick the correct option</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1. Which of the following is a living thing?</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a. Plastic</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b. Paper</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c.</w:t>
      </w:r>
      <w:r w:rsidR="00837485">
        <w:rPr>
          <w:rFonts w:ascii="Times New Roman" w:hAnsi="Times New Roman" w:cs="Times New Roman"/>
          <w:sz w:val="24"/>
          <w:szCs w:val="24"/>
          <w:lang w:val="en-US" w:bidi="hi-IN"/>
        </w:rPr>
        <w:t xml:space="preserve"> </w:t>
      </w:r>
      <w:r>
        <w:rPr>
          <w:rFonts w:ascii="Times New Roman" w:hAnsi="Times New Roman" w:cs="Times New Roman"/>
          <w:sz w:val="24"/>
          <w:szCs w:val="24"/>
          <w:lang w:val="en-US" w:bidi="hi-IN"/>
        </w:rPr>
        <w:t>Plant</w:t>
      </w:r>
    </w:p>
    <w:p w:rsidR="00B254D9" w:rsidRDefault="00E80D61">
      <w:pPr>
        <w:spacing w:after="0" w:line="240" w:lineRule="auto"/>
      </w:pPr>
      <w:r>
        <w:rPr>
          <w:rFonts w:ascii="Times New Roman" w:hAnsi="Times New Roman" w:cs="Times New Roman"/>
          <w:sz w:val="24"/>
          <w:szCs w:val="24"/>
          <w:lang w:val="en-US" w:bidi="hi-IN"/>
        </w:rPr>
        <w:t xml:space="preserve">d. </w:t>
      </w:r>
      <w:r w:rsidR="00211D14">
        <w:rPr>
          <w:rFonts w:ascii="Times New Roman" w:hAnsi="Times New Roman" w:cs="Times New Roman"/>
          <w:sz w:val="24"/>
          <w:szCs w:val="24"/>
          <w:lang w:val="en-US" w:bidi="hi-IN"/>
        </w:rPr>
        <w:t>Log of w</w:t>
      </w:r>
      <w:r>
        <w:rPr>
          <w:rFonts w:ascii="Times New Roman" w:hAnsi="Times New Roman" w:cs="Times New Roman"/>
          <w:sz w:val="24"/>
          <w:szCs w:val="24"/>
          <w:lang w:val="en-US" w:bidi="hi-IN"/>
        </w:rPr>
        <w:t>ood</w:t>
      </w:r>
    </w:p>
    <w:p w:rsidR="00B254D9" w:rsidRDefault="00B254D9">
      <w:pPr>
        <w:spacing w:after="0" w:line="240" w:lineRule="auto"/>
        <w:rPr>
          <w:rFonts w:ascii="Times New Roman" w:hAnsi="Times New Roman" w:cs="Times New Roman"/>
          <w:sz w:val="24"/>
          <w:szCs w:val="24"/>
          <w:lang w:val="en-US" w:bidi="hi-IN"/>
        </w:rPr>
      </w:pPr>
    </w:p>
    <w:p w:rsidR="00B254D9" w:rsidRDefault="00E94066">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2. The common feature/s in a rose plant</w:t>
      </w:r>
      <w:r w:rsidR="00837485">
        <w:rPr>
          <w:rFonts w:ascii="Times New Roman" w:hAnsi="Times New Roman" w:cs="Times New Roman"/>
          <w:sz w:val="24"/>
          <w:szCs w:val="24"/>
          <w:lang w:val="en-US" w:bidi="hi-IN"/>
        </w:rPr>
        <w:t xml:space="preserve"> </w:t>
      </w:r>
      <w:r w:rsidR="003D10AE">
        <w:rPr>
          <w:rFonts w:ascii="Times New Roman" w:hAnsi="Times New Roman" w:cs="Times New Roman"/>
          <w:sz w:val="24"/>
          <w:szCs w:val="24"/>
          <w:lang w:val="en-US" w:bidi="hi-IN"/>
        </w:rPr>
        <w:t>and</w:t>
      </w:r>
      <w:r>
        <w:rPr>
          <w:rFonts w:ascii="Times New Roman" w:hAnsi="Times New Roman" w:cs="Times New Roman"/>
          <w:sz w:val="24"/>
          <w:szCs w:val="24"/>
          <w:lang w:val="en-US" w:bidi="hi-IN"/>
        </w:rPr>
        <w:t xml:space="preserve"> a toy</w:t>
      </w:r>
      <w:r w:rsidR="00E80D61">
        <w:rPr>
          <w:rFonts w:ascii="Times New Roman" w:hAnsi="Times New Roman" w:cs="Times New Roman"/>
          <w:sz w:val="24"/>
          <w:szCs w:val="24"/>
          <w:lang w:val="en-US" w:bidi="hi-IN"/>
        </w:rPr>
        <w:t xml:space="preserve"> is/are</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a. Both are made up of structural units</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b. Both have mass</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c. Both occupy space</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d. All of these</w:t>
      </w:r>
    </w:p>
    <w:p w:rsidR="00B254D9" w:rsidRDefault="00B254D9">
      <w:pPr>
        <w:spacing w:after="0" w:line="240" w:lineRule="auto"/>
        <w:rPr>
          <w:rFonts w:ascii="Times New Roman" w:hAnsi="Times New Roman" w:cs="Times New Roman"/>
          <w:sz w:val="24"/>
          <w:szCs w:val="24"/>
          <w:lang w:val="en-US" w:bidi="hi-IN"/>
        </w:rPr>
      </w:pP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3. Which of the following is/are the characteristic</w:t>
      </w:r>
      <w:r w:rsidR="003C0FA0">
        <w:rPr>
          <w:rFonts w:ascii="Times New Roman" w:hAnsi="Times New Roman" w:cs="Times New Roman"/>
          <w:sz w:val="24"/>
          <w:szCs w:val="24"/>
          <w:lang w:val="en-US" w:bidi="hi-IN"/>
        </w:rPr>
        <w:t>s</w:t>
      </w:r>
      <w:r>
        <w:rPr>
          <w:rFonts w:ascii="Times New Roman" w:hAnsi="Times New Roman" w:cs="Times New Roman"/>
          <w:sz w:val="24"/>
          <w:szCs w:val="24"/>
          <w:lang w:val="en-US" w:bidi="hi-IN"/>
        </w:rPr>
        <w:t xml:space="preserve"> of living things?</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a. Excretion</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b. Respiration</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c. Nutrition</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d. All of these</w:t>
      </w:r>
    </w:p>
    <w:p w:rsidR="00B254D9" w:rsidRDefault="00B254D9">
      <w:pPr>
        <w:spacing w:after="0" w:line="240" w:lineRule="auto"/>
        <w:rPr>
          <w:rFonts w:ascii="Times New Roman" w:hAnsi="Times New Roman" w:cs="Times New Roman"/>
          <w:sz w:val="24"/>
          <w:szCs w:val="24"/>
          <w:lang w:val="en-US" w:bidi="hi-IN"/>
        </w:rPr>
      </w:pP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4. </w:t>
      </w:r>
      <w:r w:rsidR="00CE1C47">
        <w:rPr>
          <w:rFonts w:ascii="Times New Roman" w:hAnsi="Times New Roman" w:cs="Times New Roman"/>
          <w:sz w:val="24"/>
          <w:szCs w:val="24"/>
          <w:lang w:val="en-US" w:bidi="hi-IN"/>
        </w:rPr>
        <w:t>A student observed that the growth of the root of a plant is</w:t>
      </w:r>
      <w:r>
        <w:rPr>
          <w:rFonts w:ascii="Times New Roman" w:hAnsi="Times New Roman" w:cs="Times New Roman"/>
          <w:sz w:val="24"/>
          <w:szCs w:val="24"/>
          <w:lang w:val="en-US" w:bidi="hi-IN"/>
        </w:rPr>
        <w:t xml:space="preserve"> towards the earth. This response is called</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a. Phototropism</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b. Geotropism</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c. Tropism</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d. None of the above</w:t>
      </w:r>
    </w:p>
    <w:p w:rsidR="006F3052" w:rsidRDefault="006F3052">
      <w:pPr>
        <w:spacing w:after="0" w:line="240" w:lineRule="auto"/>
        <w:rPr>
          <w:rFonts w:ascii="Times New Roman" w:hAnsi="Times New Roman" w:cs="Times New Roman"/>
          <w:sz w:val="24"/>
          <w:szCs w:val="24"/>
          <w:lang w:val="en-US" w:bidi="hi-IN"/>
        </w:rPr>
      </w:pP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5. Plant stem bending towards the source </w:t>
      </w:r>
      <w:r w:rsidR="003D10AE">
        <w:rPr>
          <w:rFonts w:ascii="Times New Roman" w:hAnsi="Times New Roman" w:cs="Times New Roman"/>
          <w:sz w:val="24"/>
          <w:szCs w:val="24"/>
          <w:lang w:val="en-US" w:bidi="hi-IN"/>
        </w:rPr>
        <w:t xml:space="preserve">of light </w:t>
      </w:r>
      <w:r>
        <w:rPr>
          <w:rFonts w:ascii="Times New Roman" w:hAnsi="Times New Roman" w:cs="Times New Roman"/>
          <w:sz w:val="24"/>
          <w:szCs w:val="24"/>
          <w:lang w:val="en-US" w:bidi="hi-IN"/>
        </w:rPr>
        <w:t>is called?</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a. Phototropism</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b. Geotropism</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lastRenderedPageBreak/>
        <w:t>c. Tropism</w:t>
      </w:r>
      <w:bookmarkStart w:id="11" w:name="_GoBack"/>
      <w:bookmarkEnd w:id="11"/>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d. None of the above</w:t>
      </w:r>
    </w:p>
    <w:p w:rsidR="00405640" w:rsidRDefault="00405640">
      <w:pPr>
        <w:spacing w:after="0" w:line="240" w:lineRule="auto"/>
        <w:rPr>
          <w:rFonts w:ascii="Times New Roman" w:hAnsi="Times New Roman" w:cs="Times New Roman"/>
          <w:sz w:val="24"/>
          <w:szCs w:val="24"/>
          <w:lang w:val="en-US" w:bidi="hi-IN"/>
        </w:rPr>
      </w:pPr>
    </w:p>
    <w:p w:rsidR="00405640" w:rsidRDefault="00405640">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6. </w:t>
      </w:r>
      <w:r w:rsidR="009268D6">
        <w:rPr>
          <w:rFonts w:ascii="Times New Roman" w:hAnsi="Times New Roman" w:cs="Times New Roman"/>
          <w:sz w:val="24"/>
          <w:szCs w:val="24"/>
          <w:lang w:val="en-US" w:bidi="hi-IN"/>
        </w:rPr>
        <w:t xml:space="preserve">A teacher asked students </w:t>
      </w:r>
      <w:r w:rsidR="00ED3242">
        <w:rPr>
          <w:rFonts w:ascii="Times New Roman" w:hAnsi="Times New Roman" w:cs="Times New Roman"/>
          <w:sz w:val="24"/>
          <w:szCs w:val="24"/>
          <w:lang w:val="en-US" w:bidi="hi-IN"/>
        </w:rPr>
        <w:t>to give example of phototropism</w:t>
      </w:r>
      <w:r w:rsidR="009268D6">
        <w:rPr>
          <w:rFonts w:ascii="Times New Roman" w:hAnsi="Times New Roman" w:cs="Times New Roman"/>
          <w:sz w:val="24"/>
          <w:szCs w:val="24"/>
          <w:lang w:val="en-US" w:bidi="hi-IN"/>
        </w:rPr>
        <w:t xml:space="preserve">. Which </w:t>
      </w:r>
      <w:r w:rsidR="003D10AE">
        <w:rPr>
          <w:rFonts w:ascii="Times New Roman" w:hAnsi="Times New Roman" w:cs="Times New Roman"/>
          <w:sz w:val="24"/>
          <w:szCs w:val="24"/>
          <w:lang w:val="en-US" w:bidi="hi-IN"/>
        </w:rPr>
        <w:t>student gave the correct response</w:t>
      </w:r>
      <w:r w:rsidR="009268D6">
        <w:rPr>
          <w:rFonts w:ascii="Times New Roman" w:hAnsi="Times New Roman" w:cs="Times New Roman"/>
          <w:sz w:val="24"/>
          <w:szCs w:val="24"/>
          <w:lang w:val="en-US" w:bidi="hi-IN"/>
        </w:rPr>
        <w:t>?</w:t>
      </w:r>
    </w:p>
    <w:p w:rsidR="009268D6" w:rsidRDefault="009268D6">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a. </w:t>
      </w:r>
      <w:r w:rsidR="00297A1A">
        <w:rPr>
          <w:rFonts w:ascii="Times New Roman" w:hAnsi="Times New Roman" w:cs="Times New Roman"/>
          <w:sz w:val="24"/>
          <w:szCs w:val="24"/>
          <w:lang w:val="en-US" w:bidi="hi-IN"/>
        </w:rPr>
        <w:t>Student 1: Sunflower bending towards the sun.</w:t>
      </w:r>
    </w:p>
    <w:p w:rsidR="00297A1A" w:rsidRDefault="00297A1A">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b. Student 2: Root of plant growing against earth.</w:t>
      </w:r>
    </w:p>
    <w:p w:rsidR="00297A1A" w:rsidRDefault="00297A1A">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c. Student 3: Stem of plant growing against the earth.</w:t>
      </w:r>
    </w:p>
    <w:p w:rsidR="00297A1A" w:rsidRDefault="00297A1A">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d. Both student 1 and 3.</w:t>
      </w:r>
    </w:p>
    <w:p w:rsidR="00B254D9" w:rsidRDefault="00B254D9">
      <w:pPr>
        <w:spacing w:after="0" w:line="240" w:lineRule="auto"/>
        <w:rPr>
          <w:rFonts w:ascii="Times New Roman" w:hAnsi="Times New Roman" w:cs="Times New Roman"/>
          <w:b/>
          <w:bCs/>
          <w:sz w:val="24"/>
          <w:szCs w:val="24"/>
          <w:lang w:val="en-US" w:bidi="hi-IN"/>
        </w:rPr>
      </w:pPr>
    </w:p>
    <w:p w:rsidR="00B254D9" w:rsidRDefault="00E80D61">
      <w:pPr>
        <w:spacing w:after="0" w:line="240" w:lineRule="auto"/>
        <w:rPr>
          <w:rFonts w:ascii="Times New Roman" w:hAnsi="Times New Roman" w:cs="Times New Roman"/>
          <w:b/>
          <w:bCs/>
          <w:sz w:val="24"/>
          <w:szCs w:val="24"/>
          <w:lang w:val="en-US" w:bidi="hi-IN"/>
        </w:rPr>
      </w:pPr>
      <w:r>
        <w:rPr>
          <w:rFonts w:ascii="Times New Roman" w:hAnsi="Times New Roman" w:cs="Times New Roman"/>
          <w:b/>
          <w:bCs/>
          <w:sz w:val="24"/>
          <w:szCs w:val="24"/>
          <w:lang w:val="en-US" w:bidi="hi-IN"/>
        </w:rPr>
        <w:t>B. Mark the given sentences T if true or F if false</w:t>
      </w:r>
    </w:p>
    <w:p w:rsidR="00B254D9" w:rsidRDefault="00B254D9">
      <w:pPr>
        <w:spacing w:after="0" w:line="240" w:lineRule="auto"/>
        <w:rPr>
          <w:rFonts w:ascii="Times New Roman" w:hAnsi="Times New Roman" w:cs="Times New Roman"/>
          <w:sz w:val="24"/>
          <w:szCs w:val="24"/>
          <w:lang w:val="en-US" w:bidi="hi-IN"/>
        </w:rPr>
      </w:pP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1. All living things are made up of cells.</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2. Growth is the characteristic of both </w:t>
      </w:r>
      <w:r w:rsidR="00B841DD">
        <w:rPr>
          <w:rFonts w:ascii="Times New Roman" w:hAnsi="Times New Roman" w:cs="Times New Roman"/>
          <w:sz w:val="24"/>
          <w:szCs w:val="24"/>
          <w:lang w:val="en-US" w:bidi="hi-IN"/>
        </w:rPr>
        <w:t>humans</w:t>
      </w:r>
      <w:r w:rsidR="00837485">
        <w:rPr>
          <w:rFonts w:ascii="Times New Roman" w:hAnsi="Times New Roman" w:cs="Times New Roman"/>
          <w:sz w:val="24"/>
          <w:szCs w:val="24"/>
          <w:lang w:val="en-US" w:bidi="hi-IN"/>
        </w:rPr>
        <w:t xml:space="preserve"> </w:t>
      </w:r>
      <w:r w:rsidR="0075234D">
        <w:rPr>
          <w:rFonts w:ascii="Times New Roman" w:hAnsi="Times New Roman" w:cs="Times New Roman"/>
          <w:sz w:val="24"/>
          <w:szCs w:val="24"/>
          <w:lang w:val="en-US" w:bidi="hi-IN"/>
        </w:rPr>
        <w:t xml:space="preserve">as well as </w:t>
      </w:r>
      <w:r w:rsidR="00B841DD">
        <w:rPr>
          <w:rFonts w:ascii="Times New Roman" w:hAnsi="Times New Roman" w:cs="Times New Roman"/>
          <w:sz w:val="24"/>
          <w:szCs w:val="24"/>
          <w:lang w:val="en-US" w:bidi="hi-IN"/>
        </w:rPr>
        <w:t>stone</w:t>
      </w:r>
      <w:r w:rsidR="003D10AE">
        <w:rPr>
          <w:rFonts w:ascii="Times New Roman" w:hAnsi="Times New Roman" w:cs="Times New Roman"/>
          <w:sz w:val="24"/>
          <w:szCs w:val="24"/>
          <w:lang w:val="en-US" w:bidi="hi-IN"/>
        </w:rPr>
        <w:t>s</w:t>
      </w:r>
      <w:r>
        <w:rPr>
          <w:rFonts w:ascii="Times New Roman" w:hAnsi="Times New Roman" w:cs="Times New Roman"/>
          <w:sz w:val="24"/>
          <w:szCs w:val="24"/>
          <w:lang w:val="en-US" w:bidi="hi-IN"/>
        </w:rPr>
        <w:t>.</w:t>
      </w:r>
    </w:p>
    <w:p w:rsidR="00B254D9" w:rsidRDefault="0075234D">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3. Amoeba is made up of more than one</w:t>
      </w:r>
      <w:r w:rsidR="00837485">
        <w:rPr>
          <w:rFonts w:ascii="Times New Roman" w:hAnsi="Times New Roman" w:cs="Times New Roman"/>
          <w:sz w:val="24"/>
          <w:szCs w:val="24"/>
          <w:lang w:val="en-US" w:bidi="hi-IN"/>
        </w:rPr>
        <w:t xml:space="preserve"> </w:t>
      </w:r>
      <w:r w:rsidR="003D10AE">
        <w:rPr>
          <w:rFonts w:ascii="Times New Roman" w:hAnsi="Times New Roman" w:cs="Times New Roman"/>
          <w:sz w:val="24"/>
          <w:szCs w:val="24"/>
          <w:lang w:val="en-US" w:bidi="hi-IN"/>
        </w:rPr>
        <w:t>cell</w:t>
      </w:r>
      <w:r w:rsidR="00E80D61">
        <w:rPr>
          <w:rFonts w:ascii="Times New Roman" w:hAnsi="Times New Roman" w:cs="Times New Roman"/>
          <w:sz w:val="24"/>
          <w:szCs w:val="24"/>
          <w:lang w:val="en-US" w:bidi="hi-IN"/>
        </w:rPr>
        <w:t>.</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4. Plants respire through stomata.</w:t>
      </w:r>
    </w:p>
    <w:p w:rsidR="00B254D9" w:rsidRDefault="003A0352">
      <w:pPr>
        <w:spacing w:after="0" w:line="240" w:lineRule="auto"/>
        <w:rPr>
          <w:rFonts w:ascii="Times New Roman" w:hAnsi="Times New Roman" w:cs="Times New Roman"/>
          <w:sz w:val="24"/>
          <w:szCs w:val="24"/>
        </w:rPr>
      </w:pPr>
      <w:r>
        <w:rPr>
          <w:rFonts w:ascii="Times New Roman" w:hAnsi="Times New Roman" w:cs="Times New Roman"/>
          <w:sz w:val="24"/>
          <w:szCs w:val="24"/>
          <w:lang w:val="en-US" w:bidi="hi-IN"/>
        </w:rPr>
        <w:t>5. Herbivores such as cow, goat and deer are called autotrophs</w:t>
      </w:r>
      <w:r w:rsidR="00E80D61">
        <w:rPr>
          <w:rFonts w:ascii="Times New Roman" w:hAnsi="Times New Roman" w:cs="Times New Roman"/>
          <w:sz w:val="24"/>
          <w:szCs w:val="24"/>
          <w:lang w:val="en-US" w:bidi="hi-IN"/>
        </w:rPr>
        <w:t>.</w:t>
      </w:r>
    </w:p>
    <w:p w:rsidR="00B254D9" w:rsidRDefault="00B254D9">
      <w:pPr>
        <w:shd w:val="clear" w:color="auto" w:fill="FFFFFF" w:themeFill="background1"/>
        <w:spacing w:after="0" w:line="240" w:lineRule="auto"/>
        <w:rPr>
          <w:rFonts w:ascii="Times New Roman" w:hAnsi="Times New Roman" w:cs="Times New Roman"/>
          <w:b/>
          <w:sz w:val="24"/>
          <w:szCs w:val="24"/>
        </w:rPr>
      </w:pPr>
    </w:p>
    <w:p w:rsidR="00B254D9" w:rsidRDefault="00EF3F8D">
      <w:pPr>
        <w:shd w:val="clear" w:color="auto" w:fill="FFFFFF" w:themeFill="background1"/>
        <w:spacing w:after="0" w:line="240" w:lineRule="auto"/>
        <w:rPr>
          <w:rFonts w:ascii="Times New Roman" w:hAnsi="Times New Roman" w:cs="Times New Roman"/>
          <w:b/>
          <w:sz w:val="24"/>
          <w:szCs w:val="24"/>
        </w:rPr>
      </w:pPr>
      <w:r>
        <w:rPr>
          <w:rFonts w:ascii="Times New Roman" w:hAnsi="Times New Roman" w:cs="Times New Roman"/>
          <w:b/>
          <w:sz w:val="24"/>
          <w:szCs w:val="24"/>
        </w:rPr>
        <w:t>C. Short a</w:t>
      </w:r>
      <w:r w:rsidR="00946468">
        <w:rPr>
          <w:rFonts w:ascii="Times New Roman" w:hAnsi="Times New Roman" w:cs="Times New Roman"/>
          <w:b/>
          <w:sz w:val="24"/>
          <w:szCs w:val="24"/>
        </w:rPr>
        <w:t>nswer t</w:t>
      </w:r>
      <w:r w:rsidR="00E80D61">
        <w:rPr>
          <w:rFonts w:ascii="Times New Roman" w:hAnsi="Times New Roman" w:cs="Times New Roman"/>
          <w:b/>
          <w:sz w:val="24"/>
          <w:szCs w:val="24"/>
        </w:rPr>
        <w:t xml:space="preserve">ype </w:t>
      </w:r>
      <w:r w:rsidR="00946468">
        <w:rPr>
          <w:rFonts w:ascii="Times New Roman" w:hAnsi="Times New Roman" w:cs="Times New Roman"/>
          <w:b/>
          <w:sz w:val="24"/>
          <w:szCs w:val="24"/>
        </w:rPr>
        <w:t>q</w:t>
      </w:r>
      <w:r w:rsidR="00E80D61">
        <w:rPr>
          <w:rFonts w:ascii="Times New Roman" w:hAnsi="Times New Roman" w:cs="Times New Roman"/>
          <w:b/>
          <w:sz w:val="24"/>
          <w:szCs w:val="24"/>
        </w:rPr>
        <w:t>uestions</w:t>
      </w:r>
    </w:p>
    <w:p w:rsidR="00ED3242" w:rsidRDefault="00ED3242">
      <w:pPr>
        <w:shd w:val="clear" w:color="auto" w:fill="FFFFFF" w:themeFill="background1"/>
        <w:spacing w:after="0" w:line="240" w:lineRule="auto"/>
        <w:rPr>
          <w:rFonts w:ascii="Times New Roman" w:hAnsi="Times New Roman" w:cs="Times New Roman"/>
          <w:b/>
          <w:sz w:val="24"/>
          <w:szCs w:val="24"/>
        </w:rPr>
      </w:pPr>
    </w:p>
    <w:p w:rsidR="00B254D9" w:rsidRDefault="00E80D61" w:rsidP="00B841DD">
      <w:pPr>
        <w:pStyle w:val="Heading5"/>
        <w:numPr>
          <w:ilvl w:val="0"/>
          <w:numId w:val="3"/>
        </w:numPr>
        <w:spacing w:before="0" w:after="160"/>
        <w:ind w:left="360"/>
        <w:jc w:val="both"/>
        <w:rPr>
          <w:rFonts w:ascii="Times New Roman" w:hAnsi="Times New Roman" w:cs="Times New Roman"/>
          <w:color w:val="00000A"/>
          <w:sz w:val="24"/>
          <w:szCs w:val="24"/>
        </w:rPr>
      </w:pPr>
      <w:r>
        <w:rPr>
          <w:rFonts w:ascii="Times New Roman" w:hAnsi="Times New Roman" w:cs="Times New Roman"/>
          <w:color w:val="00000A"/>
          <w:sz w:val="24"/>
          <w:szCs w:val="24"/>
        </w:rPr>
        <w:t>Write the common features of living and non-living things.</w:t>
      </w:r>
    </w:p>
    <w:p w:rsidR="00B254D9" w:rsidRDefault="00E80D61" w:rsidP="00B841DD">
      <w:pPr>
        <w:pStyle w:val="Heading5"/>
        <w:numPr>
          <w:ilvl w:val="0"/>
          <w:numId w:val="3"/>
        </w:numPr>
        <w:spacing w:before="0" w:after="160"/>
        <w:ind w:left="360"/>
        <w:jc w:val="both"/>
        <w:rPr>
          <w:rFonts w:ascii="Times New Roman" w:hAnsi="Times New Roman" w:cs="Times New Roman"/>
          <w:color w:val="00000A"/>
          <w:sz w:val="24"/>
          <w:szCs w:val="24"/>
        </w:rPr>
      </w:pPr>
      <w:r>
        <w:rPr>
          <w:rFonts w:ascii="Times New Roman" w:hAnsi="Times New Roman" w:cs="Times New Roman"/>
          <w:color w:val="00000A"/>
          <w:sz w:val="24"/>
          <w:szCs w:val="24"/>
        </w:rPr>
        <w:t>Give examples of living things that cannot move and non-living things that can move</w:t>
      </w:r>
      <w:r w:rsidR="00405640">
        <w:rPr>
          <w:rFonts w:ascii="Times New Roman" w:hAnsi="Times New Roman" w:cs="Times New Roman"/>
          <w:color w:val="00000A"/>
          <w:sz w:val="24"/>
          <w:szCs w:val="24"/>
        </w:rPr>
        <w:t>.</w:t>
      </w:r>
    </w:p>
    <w:p w:rsidR="00B254D9" w:rsidRDefault="00E80D61" w:rsidP="00B841DD">
      <w:pPr>
        <w:pStyle w:val="NormalWeb"/>
        <w:numPr>
          <w:ilvl w:val="0"/>
          <w:numId w:val="3"/>
        </w:numPr>
        <w:shd w:val="clear" w:color="auto" w:fill="FFFFFF"/>
        <w:spacing w:before="120" w:beforeAutospacing="0" w:after="0" w:afterAutospacing="0"/>
        <w:ind w:left="360"/>
        <w:jc w:val="both"/>
      </w:pPr>
      <w:r>
        <w:t>What are the characteristics of living things?</w:t>
      </w:r>
    </w:p>
    <w:p w:rsidR="00EF1F8A" w:rsidRDefault="00E80D61" w:rsidP="00B841DD">
      <w:pPr>
        <w:pStyle w:val="NormalWeb"/>
        <w:numPr>
          <w:ilvl w:val="0"/>
          <w:numId w:val="3"/>
        </w:numPr>
        <w:shd w:val="clear" w:color="auto" w:fill="FFFFFF"/>
        <w:spacing w:before="120" w:beforeAutospacing="0" w:after="0" w:afterAutospacing="0"/>
        <w:ind w:left="360"/>
        <w:jc w:val="both"/>
      </w:pPr>
      <w:r>
        <w:t>How do land animals</w:t>
      </w:r>
      <w:r w:rsidR="00B96441">
        <w:t xml:space="preserve"> such as earthworm, a dog and cockroach</w:t>
      </w:r>
      <w:r>
        <w:t xml:space="preserve"> respire?</w:t>
      </w:r>
    </w:p>
    <w:p w:rsidR="00B254D9" w:rsidRPr="00EF1F8A" w:rsidRDefault="00E80D61" w:rsidP="00B841DD">
      <w:pPr>
        <w:pStyle w:val="NormalWeb"/>
        <w:numPr>
          <w:ilvl w:val="0"/>
          <w:numId w:val="3"/>
        </w:numPr>
        <w:shd w:val="clear" w:color="auto" w:fill="FFFFFF"/>
        <w:spacing w:before="120" w:beforeAutospacing="0" w:after="0" w:afterAutospacing="0"/>
        <w:ind w:left="360"/>
        <w:jc w:val="both"/>
      </w:pPr>
      <w:r w:rsidRPr="00EF1F8A">
        <w:t xml:space="preserve">How </w:t>
      </w:r>
      <w:r w:rsidR="00436F7D" w:rsidRPr="00EF1F8A">
        <w:t xml:space="preserve">do the </w:t>
      </w:r>
      <w:r w:rsidRPr="00EF1F8A">
        <w:t>stomata help plants in respiration</w:t>
      </w:r>
      <w:r w:rsidR="00171DC8" w:rsidRPr="00EF1F8A">
        <w:t xml:space="preserve"> and excretion</w:t>
      </w:r>
      <w:r w:rsidRPr="00EF1F8A">
        <w:t>?</w:t>
      </w:r>
    </w:p>
    <w:p w:rsidR="00B254D9" w:rsidRDefault="00B96441" w:rsidP="00B841DD">
      <w:pPr>
        <w:pStyle w:val="NormalWeb"/>
        <w:numPr>
          <w:ilvl w:val="0"/>
          <w:numId w:val="4"/>
        </w:numPr>
        <w:shd w:val="clear" w:color="auto" w:fill="FFFFFF"/>
        <w:spacing w:before="120" w:beforeAutospacing="0" w:after="0" w:afterAutospacing="0"/>
        <w:ind w:left="360"/>
        <w:jc w:val="both"/>
      </w:pPr>
      <w:r>
        <w:t>Give examples of</w:t>
      </w:r>
      <w:r w:rsidR="00162107">
        <w:t xml:space="preserve"> plant eating and flesh eating animals.</w:t>
      </w:r>
    </w:p>
    <w:p w:rsidR="00B254D9" w:rsidRDefault="00E80D61" w:rsidP="00B841DD">
      <w:pPr>
        <w:pStyle w:val="NormalWeb"/>
        <w:numPr>
          <w:ilvl w:val="0"/>
          <w:numId w:val="4"/>
        </w:numPr>
        <w:shd w:val="clear" w:color="auto" w:fill="FFFFFF"/>
        <w:spacing w:before="120" w:beforeAutospacing="0" w:after="0" w:afterAutospacing="0"/>
        <w:ind w:left="360"/>
        <w:jc w:val="both"/>
      </w:pPr>
      <w:r>
        <w:t xml:space="preserve">What </w:t>
      </w:r>
      <w:r w:rsidR="003D10AE">
        <w:t xml:space="preserve">is the </w:t>
      </w:r>
      <w:del w:id="12" w:author="User" w:date="2019-08-24T17:42:00Z">
        <w:r w:rsidDel="00105470">
          <w:delText xml:space="preserve"> </w:delText>
        </w:r>
      </w:del>
      <w:r>
        <w:t>response</w:t>
      </w:r>
      <w:r w:rsidR="00837485">
        <w:t xml:space="preserve"> </w:t>
      </w:r>
      <w:r w:rsidR="003D10AE">
        <w:t>of</w:t>
      </w:r>
      <w:r w:rsidR="00837485">
        <w:t xml:space="preserve"> </w:t>
      </w:r>
      <w:r>
        <w:t>roots of a plant towards the earth?</w:t>
      </w:r>
    </w:p>
    <w:p w:rsidR="00B254D9" w:rsidRDefault="00EF3F8D">
      <w:pPr>
        <w:pStyle w:val="NormalWeb"/>
        <w:shd w:val="clear" w:color="auto" w:fill="FFFFFF"/>
        <w:spacing w:before="120" w:after="0"/>
        <w:jc w:val="both"/>
        <w:rPr>
          <w:b/>
        </w:rPr>
      </w:pPr>
      <w:r>
        <w:rPr>
          <w:b/>
        </w:rPr>
        <w:t>D. Long a</w:t>
      </w:r>
      <w:r w:rsidR="00E80D61">
        <w:rPr>
          <w:b/>
        </w:rPr>
        <w:t xml:space="preserve">nswer </w:t>
      </w:r>
      <w:r>
        <w:rPr>
          <w:b/>
        </w:rPr>
        <w:t>t</w:t>
      </w:r>
      <w:r w:rsidR="00E80D61">
        <w:rPr>
          <w:b/>
        </w:rPr>
        <w:t xml:space="preserve">ype </w:t>
      </w:r>
      <w:r>
        <w:rPr>
          <w:b/>
        </w:rPr>
        <w:t>q</w:t>
      </w:r>
      <w:r w:rsidR="00E80D61">
        <w:rPr>
          <w:b/>
        </w:rPr>
        <w:t>uestions</w:t>
      </w:r>
    </w:p>
    <w:p w:rsidR="00B254D9" w:rsidRPr="00AB44E3" w:rsidRDefault="00E80D61" w:rsidP="00AB44E3">
      <w:pPr>
        <w:pStyle w:val="NormalWeb"/>
        <w:numPr>
          <w:ilvl w:val="0"/>
          <w:numId w:val="5"/>
        </w:numPr>
        <w:shd w:val="clear" w:color="auto" w:fill="FFFFFF"/>
        <w:spacing w:before="120" w:after="0"/>
        <w:jc w:val="both"/>
        <w:rPr>
          <w:bCs/>
        </w:rPr>
      </w:pPr>
      <w:r>
        <w:rPr>
          <w:bCs/>
        </w:rPr>
        <w:t xml:space="preserve">Differentiate between </w:t>
      </w:r>
      <w:r w:rsidR="0069511D">
        <w:rPr>
          <w:bCs/>
        </w:rPr>
        <w:t>a robot and a human on the basis of growth and movement.</w:t>
      </w:r>
    </w:p>
    <w:p w:rsidR="00B254D9" w:rsidRPr="00405640" w:rsidRDefault="00E80D61">
      <w:pPr>
        <w:pStyle w:val="NormalWeb"/>
        <w:numPr>
          <w:ilvl w:val="0"/>
          <w:numId w:val="5"/>
        </w:numPr>
        <w:shd w:val="clear" w:color="auto" w:fill="FFFFFF"/>
        <w:spacing w:before="120" w:after="0"/>
        <w:jc w:val="both"/>
        <w:rPr>
          <w:bCs/>
          <w:highlight w:val="white"/>
        </w:rPr>
      </w:pPr>
      <w:r>
        <w:t>How</w:t>
      </w:r>
      <w:r w:rsidR="00C96264">
        <w:t xml:space="preserve"> </w:t>
      </w:r>
      <w:r w:rsidR="003C0FA0">
        <w:t>do different</w:t>
      </w:r>
      <w:r>
        <w:t xml:space="preserve"> living things obtain nutrition? Explain.</w:t>
      </w:r>
    </w:p>
    <w:p w:rsidR="00405640" w:rsidRDefault="00DC0C0F">
      <w:pPr>
        <w:pStyle w:val="NormalWeb"/>
        <w:numPr>
          <w:ilvl w:val="0"/>
          <w:numId w:val="5"/>
        </w:numPr>
        <w:shd w:val="clear" w:color="auto" w:fill="FFFFFF"/>
        <w:spacing w:before="120" w:after="0"/>
        <w:jc w:val="both"/>
        <w:rPr>
          <w:bCs/>
          <w:highlight w:val="white"/>
        </w:rPr>
      </w:pPr>
      <w:r>
        <w:rPr>
          <w:bCs/>
          <w:highlight w:val="white"/>
        </w:rPr>
        <w:t>Explain four different ways by which different organisms carry out respiration, with examples.</w:t>
      </w:r>
    </w:p>
    <w:p w:rsidR="00DC0C0F" w:rsidRDefault="003C0FA0">
      <w:pPr>
        <w:pStyle w:val="NormalWeb"/>
        <w:numPr>
          <w:ilvl w:val="0"/>
          <w:numId w:val="5"/>
        </w:numPr>
        <w:shd w:val="clear" w:color="auto" w:fill="FFFFFF"/>
        <w:spacing w:before="120" w:after="0"/>
        <w:jc w:val="both"/>
        <w:rPr>
          <w:bCs/>
          <w:highlight w:val="white"/>
        </w:rPr>
      </w:pPr>
      <w:r>
        <w:rPr>
          <w:bCs/>
          <w:highlight w:val="white"/>
        </w:rPr>
        <w:t>When</w:t>
      </w:r>
      <w:r w:rsidR="00DC0C0F">
        <w:rPr>
          <w:bCs/>
          <w:highlight w:val="white"/>
        </w:rPr>
        <w:t xml:space="preserve"> a potted plant</w:t>
      </w:r>
      <w:r w:rsidR="005E2D2B">
        <w:rPr>
          <w:bCs/>
          <w:highlight w:val="white"/>
        </w:rPr>
        <w:t xml:space="preserve"> </w:t>
      </w:r>
      <w:r w:rsidR="003D10AE">
        <w:rPr>
          <w:bCs/>
          <w:highlight w:val="white"/>
        </w:rPr>
        <w:t>is kept</w:t>
      </w:r>
      <w:r w:rsidR="00DC0C0F">
        <w:rPr>
          <w:bCs/>
          <w:highlight w:val="white"/>
        </w:rPr>
        <w:t xml:space="preserve"> near the window</w:t>
      </w:r>
      <w:del w:id="13" w:author="User" w:date="2019-08-24T17:43:00Z">
        <w:r w:rsidR="00DC0C0F" w:rsidDel="00105470">
          <w:rPr>
            <w:bCs/>
            <w:highlight w:val="white"/>
          </w:rPr>
          <w:delText xml:space="preserve"> </w:delText>
        </w:r>
      </w:del>
      <w:r>
        <w:rPr>
          <w:bCs/>
          <w:highlight w:val="white"/>
        </w:rPr>
        <w:t>,</w:t>
      </w:r>
      <w:ins w:id="14" w:author="User" w:date="2019-08-24T17:43:00Z">
        <w:r w:rsidR="00105470">
          <w:rPr>
            <w:bCs/>
            <w:highlight w:val="white"/>
          </w:rPr>
          <w:t xml:space="preserve"> </w:t>
        </w:r>
      </w:ins>
      <w:r>
        <w:rPr>
          <w:bCs/>
          <w:highlight w:val="white"/>
        </w:rPr>
        <w:t>its stem bends in a certain direction. Explain this observation.</w:t>
      </w:r>
    </w:p>
    <w:p w:rsidR="006E0F55" w:rsidRDefault="006E0F55">
      <w:pPr>
        <w:pStyle w:val="NormalWeb"/>
        <w:numPr>
          <w:ilvl w:val="0"/>
          <w:numId w:val="5"/>
        </w:numPr>
        <w:shd w:val="clear" w:color="auto" w:fill="FFFFFF"/>
        <w:spacing w:before="120" w:after="0"/>
        <w:jc w:val="both"/>
        <w:rPr>
          <w:bCs/>
          <w:highlight w:val="white"/>
        </w:rPr>
      </w:pPr>
      <w:r>
        <w:rPr>
          <w:bCs/>
          <w:highlight w:val="white"/>
        </w:rPr>
        <w:t>A plastic bag is tied around the stem of a plant. After sometime you observed water droplets in the bag. What is the reason for this</w:t>
      </w:r>
      <w:del w:id="15" w:author="User" w:date="2019-08-24T17:44:00Z">
        <w:r w:rsidDel="00282751">
          <w:rPr>
            <w:bCs/>
            <w:highlight w:val="white"/>
          </w:rPr>
          <w:delText>.</w:delText>
        </w:r>
      </w:del>
      <w:ins w:id="16" w:author="User" w:date="2019-08-24T17:44:00Z">
        <w:r w:rsidR="00282751">
          <w:rPr>
            <w:bCs/>
            <w:highlight w:val="white"/>
          </w:rPr>
          <w:t>?</w:t>
        </w:r>
      </w:ins>
      <w:r>
        <w:rPr>
          <w:bCs/>
          <w:highlight w:val="white"/>
        </w:rPr>
        <w:t xml:space="preserve"> Explain.</w:t>
      </w:r>
    </w:p>
    <w:p w:rsidR="00B254D9" w:rsidRDefault="00E80D61" w:rsidP="006F3052">
      <w:pPr>
        <w:pStyle w:val="NormalWeb"/>
        <w:shd w:val="clear" w:color="auto" w:fill="FFFFFF"/>
        <w:spacing w:before="120" w:after="0"/>
        <w:jc w:val="both"/>
        <w:rPr>
          <w:b/>
        </w:rPr>
      </w:pPr>
      <w:r>
        <w:rPr>
          <w:b/>
        </w:rPr>
        <w:t>Diagram Based Question</w:t>
      </w:r>
    </w:p>
    <w:p w:rsidR="00B254D9" w:rsidRDefault="00E80D61" w:rsidP="00B74DEB">
      <w:pPr>
        <w:pStyle w:val="NormalWeb"/>
        <w:shd w:val="clear" w:color="auto" w:fill="FFFFFF"/>
        <w:spacing w:before="120" w:after="0"/>
        <w:jc w:val="both"/>
      </w:pPr>
      <w:r>
        <w:t>Pluck</w:t>
      </w:r>
      <w:r w:rsidR="00C96264">
        <w:t xml:space="preserve"> </w:t>
      </w:r>
      <w:r w:rsidR="003C0FA0">
        <w:t>the leaves</w:t>
      </w:r>
      <w:r>
        <w:t xml:space="preserve"> of a plant such as hibiscus. Now fold the leave and scratch the surface carefully with blade to obtain a thin, transparent or membranous peel. </w:t>
      </w:r>
      <w:bookmarkStart w:id="17" w:name="__DdeLink__1597_3698725983"/>
      <w:r>
        <w:t xml:space="preserve">Now stain the peel with safranin </w:t>
      </w:r>
      <w:r>
        <w:lastRenderedPageBreak/>
        <w:t xml:space="preserve">solution and transfer the stained peel </w:t>
      </w:r>
      <w:r w:rsidR="00436F7D">
        <w:t>to</w:t>
      </w:r>
      <w:r>
        <w:t xml:space="preserve"> a clean and dry slide.</w:t>
      </w:r>
      <w:bookmarkEnd w:id="17"/>
      <w:r w:rsidR="00C96264">
        <w:t xml:space="preserve"> </w:t>
      </w:r>
      <w:r>
        <w:t>Observe it under a microscope. You will observe the given structure. Identify the structure and explain its importance in plants?</w:t>
      </w:r>
    </w:p>
    <w:p w:rsidR="00B254D9" w:rsidRDefault="00E80D61">
      <w:pPr>
        <w:pStyle w:val="NormalWeb"/>
        <w:shd w:val="clear" w:color="auto" w:fill="FFFFFF"/>
        <w:spacing w:before="120" w:after="0"/>
        <w:ind w:left="720"/>
        <w:jc w:val="both"/>
      </w:pPr>
      <w:r>
        <w:rPr>
          <w:noProof/>
          <w:lang w:val="en-US"/>
        </w:rPr>
        <w:drawing>
          <wp:inline distT="0" distB="0" distL="19050" distR="0">
            <wp:extent cx="2667000" cy="1320800"/>
            <wp:effectExtent l="0" t="0" r="0" b="0"/>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20"/>
                    <a:stretch>
                      <a:fillRect/>
                    </a:stretch>
                  </pic:blipFill>
                  <pic:spPr bwMode="auto">
                    <a:xfrm>
                      <a:off x="0" y="0"/>
                      <a:ext cx="2667000" cy="1320800"/>
                    </a:xfrm>
                    <a:prstGeom prst="rect">
                      <a:avLst/>
                    </a:prstGeom>
                  </pic:spPr>
                </pic:pic>
              </a:graphicData>
            </a:graphic>
          </wp:inline>
        </w:drawing>
      </w:r>
    </w:p>
    <w:p w:rsidR="00B254D9" w:rsidRDefault="00B254D9">
      <w:pPr>
        <w:pStyle w:val="ListParagraph"/>
        <w:ind w:left="0"/>
        <w:rPr>
          <w:rFonts w:ascii="Times New Roman" w:hAnsi="Times New Roman" w:cs="Times New Roman"/>
        </w:rPr>
      </w:pPr>
    </w:p>
    <w:p w:rsidR="00B254D9" w:rsidRDefault="00E80D61">
      <w:pPr>
        <w:pStyle w:val="NormalWeb"/>
        <w:shd w:val="clear" w:color="auto" w:fill="FFFFFF"/>
        <w:spacing w:beforeAutospacing="0" w:after="120" w:afterAutospacing="0" w:line="360" w:lineRule="atLeast"/>
        <w:rPr>
          <w:b/>
          <w:bCs/>
        </w:rPr>
      </w:pPr>
      <w:bookmarkStart w:id="18" w:name="_Hlk16244640"/>
      <w:r>
        <w:rPr>
          <w:b/>
          <w:bCs/>
        </w:rPr>
        <w:t>Values in Life</w:t>
      </w:r>
    </w:p>
    <w:bookmarkEnd w:id="18"/>
    <w:p w:rsidR="00B254D9" w:rsidRDefault="00E80D61">
      <w:pPr>
        <w:pStyle w:val="NormalWeb"/>
        <w:shd w:val="clear" w:color="auto" w:fill="FFFFFF"/>
        <w:spacing w:beforeAutospacing="0" w:after="120" w:afterAutospacing="0" w:line="360" w:lineRule="atLeast"/>
        <w:rPr>
          <w:bCs/>
        </w:rPr>
      </w:pPr>
      <w:r>
        <w:rPr>
          <w:bCs/>
        </w:rPr>
        <w:t>You may have seen people taking care of plants in their garden or people taking care of their pets. People take their pets for a walk, feed them regularly and take care of their cleanliness. These behaviours show that people are sensitive towards</w:t>
      </w:r>
      <w:del w:id="19" w:author="User" w:date="2019-08-24T17:44:00Z">
        <w:r w:rsidDel="00121EC6">
          <w:rPr>
            <w:bCs/>
          </w:rPr>
          <w:delText xml:space="preserve"> </w:delText>
        </w:r>
      </w:del>
      <w:r>
        <w:rPr>
          <w:bCs/>
        </w:rPr>
        <w:t xml:space="preserve"> living</w:t>
      </w:r>
      <w:r w:rsidR="005E2D2B">
        <w:rPr>
          <w:bCs/>
        </w:rPr>
        <w:t xml:space="preserve"> </w:t>
      </w:r>
      <w:r w:rsidR="003D10AE">
        <w:rPr>
          <w:bCs/>
        </w:rPr>
        <w:t>beings</w:t>
      </w:r>
      <w:r>
        <w:rPr>
          <w:bCs/>
        </w:rPr>
        <w:t>. You should also be sensitive towards living things such as plants and animals because living things can sense what is happening around them. Thus, you should not harm any animal or plant.</w:t>
      </w:r>
    </w:p>
    <w:p w:rsidR="00B254D9" w:rsidRDefault="00B254D9">
      <w:pPr>
        <w:rPr>
          <w:rFonts w:ascii="Times New Roman" w:hAnsi="Times New Roman" w:cs="Times New Roman"/>
          <w:b/>
          <w:bCs/>
          <w:sz w:val="24"/>
          <w:szCs w:val="24"/>
        </w:rPr>
      </w:pPr>
    </w:p>
    <w:p w:rsidR="00B254D9" w:rsidRDefault="00E80D61">
      <w:pPr>
        <w:rPr>
          <w:rFonts w:ascii="Times New Roman" w:hAnsi="Times New Roman" w:cs="Times New Roman"/>
          <w:b/>
          <w:bCs/>
          <w:sz w:val="24"/>
          <w:szCs w:val="24"/>
        </w:rPr>
      </w:pPr>
      <w:r>
        <w:rPr>
          <w:rFonts w:ascii="Times New Roman" w:hAnsi="Times New Roman" w:cs="Times New Roman"/>
          <w:b/>
          <w:bCs/>
          <w:sz w:val="24"/>
          <w:szCs w:val="24"/>
        </w:rPr>
        <w:t>Lesson Map</w:t>
      </w:r>
    </w:p>
    <w:p w:rsidR="003E7817" w:rsidRDefault="00AB44E3">
      <w:pPr>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inline distT="0" distB="0" distL="0" distR="0">
            <wp:extent cx="6172200" cy="3615690"/>
            <wp:effectExtent l="0" t="19050" r="0" b="0"/>
            <wp:docPr id="13" name="Diagram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E80D61">
        <w:rPr>
          <w:rFonts w:ascii="Times New Roman" w:hAnsi="Times New Roman" w:cs="Times New Roman"/>
          <w:b/>
          <w:bCs/>
          <w:sz w:val="24"/>
          <w:szCs w:val="24"/>
        </w:rPr>
        <w:br/>
      </w:r>
    </w:p>
    <w:p w:rsidR="00B254D9" w:rsidRDefault="006F3052">
      <w:pPr>
        <w:rPr>
          <w:rFonts w:ascii="Times New Roman" w:hAnsi="Times New Roman" w:cs="Times New Roman"/>
          <w:b/>
          <w:bCs/>
          <w:sz w:val="24"/>
          <w:szCs w:val="24"/>
        </w:rPr>
      </w:pPr>
      <w:r>
        <w:rPr>
          <w:rFonts w:ascii="Times New Roman" w:hAnsi="Times New Roman" w:cs="Times New Roman"/>
          <w:b/>
          <w:bCs/>
          <w:sz w:val="24"/>
          <w:szCs w:val="24"/>
        </w:rPr>
        <w:t>Know More</w:t>
      </w:r>
    </w:p>
    <w:p w:rsidR="00B254D9" w:rsidRDefault="00E80D61">
      <w:pPr>
        <w:rPr>
          <w:rFonts w:ascii="Times New Roman" w:hAnsi="Times New Roman" w:cs="Times New Roman"/>
          <w:b/>
          <w:bCs/>
          <w:i/>
          <w:sz w:val="24"/>
          <w:szCs w:val="24"/>
        </w:rPr>
      </w:pPr>
      <w:r>
        <w:rPr>
          <w:rFonts w:ascii="Times New Roman" w:hAnsi="Times New Roman" w:cs="Times New Roman"/>
          <w:b/>
          <w:bCs/>
          <w:i/>
          <w:sz w:val="24"/>
          <w:szCs w:val="24"/>
        </w:rPr>
        <w:t>Bishnoi</w:t>
      </w:r>
      <w:r w:rsidR="00FE540F">
        <w:rPr>
          <w:rFonts w:ascii="Times New Roman" w:hAnsi="Times New Roman" w:cs="Times New Roman"/>
          <w:b/>
          <w:bCs/>
          <w:i/>
          <w:sz w:val="24"/>
          <w:szCs w:val="24"/>
        </w:rPr>
        <w:t xml:space="preserve"> </w:t>
      </w:r>
      <w:r>
        <w:rPr>
          <w:rFonts w:ascii="Times New Roman" w:hAnsi="Times New Roman" w:cs="Times New Roman"/>
          <w:b/>
          <w:bCs/>
          <w:i/>
          <w:sz w:val="24"/>
          <w:szCs w:val="24"/>
        </w:rPr>
        <w:t>Andolan</w:t>
      </w:r>
    </w:p>
    <w:p w:rsidR="00B254D9" w:rsidRDefault="00E80D61">
      <w:pPr>
        <w:jc w:val="center"/>
        <w:rPr>
          <w:rFonts w:ascii="Times New Roman" w:hAnsi="Times New Roman" w:cs="Times New Roman"/>
          <w:b/>
          <w:bCs/>
          <w:sz w:val="24"/>
          <w:szCs w:val="24"/>
        </w:rPr>
      </w:pPr>
      <w:r>
        <w:rPr>
          <w:noProof/>
          <w:lang w:val="en-US"/>
        </w:rPr>
        <w:drawing>
          <wp:inline distT="0" distB="0" distL="19050" distR="9525">
            <wp:extent cx="2200275" cy="2545715"/>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25"/>
                    <a:stretch>
                      <a:fillRect/>
                    </a:stretch>
                  </pic:blipFill>
                  <pic:spPr bwMode="auto">
                    <a:xfrm>
                      <a:off x="0" y="0"/>
                      <a:ext cx="2200275" cy="2545715"/>
                    </a:xfrm>
                    <a:prstGeom prst="rect">
                      <a:avLst/>
                    </a:prstGeom>
                  </pic:spPr>
                </pic:pic>
              </a:graphicData>
            </a:graphic>
          </wp:inline>
        </w:drawing>
      </w:r>
    </w:p>
    <w:p w:rsidR="00B254D9" w:rsidRDefault="00E80D61">
      <w:pPr>
        <w:jc w:val="both"/>
        <w:rPr>
          <w:rFonts w:ascii="Times New Roman" w:hAnsi="Times New Roman" w:cs="Times New Roman"/>
          <w:b/>
          <w:bCs/>
          <w:sz w:val="24"/>
          <w:szCs w:val="24"/>
        </w:rPr>
      </w:pPr>
      <w:r>
        <w:rPr>
          <w:rFonts w:ascii="Times New Roman" w:hAnsi="Times New Roman" w:cs="Times New Roman"/>
          <w:bCs/>
          <w:sz w:val="24"/>
          <w:szCs w:val="24"/>
        </w:rPr>
        <w:t xml:space="preserve">Amrita Devi, along with her three daughters, sacrificed her life to save trees of her village in Rajasthan. The Maharaja of Jodhpur once ordered to cut the </w:t>
      </w:r>
      <w:r>
        <w:rPr>
          <w:rFonts w:ascii="Times New Roman" w:hAnsi="Times New Roman" w:cs="Times New Roman"/>
          <w:bCs/>
          <w:i/>
          <w:sz w:val="24"/>
          <w:szCs w:val="24"/>
        </w:rPr>
        <w:t>khejri</w:t>
      </w:r>
      <w:r>
        <w:rPr>
          <w:rFonts w:ascii="Times New Roman" w:hAnsi="Times New Roman" w:cs="Times New Roman"/>
          <w:bCs/>
          <w:sz w:val="24"/>
          <w:szCs w:val="24"/>
        </w:rPr>
        <w:t xml:space="preserve"> trees of the village for the construction of his new palace. Amrita Devi protested against King's men who were trying to cut trees as </w:t>
      </w:r>
      <w:r w:rsidR="00C069BC">
        <w:rPr>
          <w:rFonts w:ascii="Times New Roman" w:hAnsi="Times New Roman" w:cs="Times New Roman"/>
          <w:bCs/>
          <w:sz w:val="24"/>
          <w:szCs w:val="24"/>
        </w:rPr>
        <w:t>they</w:t>
      </w:r>
      <w:r>
        <w:rPr>
          <w:rFonts w:ascii="Times New Roman" w:hAnsi="Times New Roman" w:cs="Times New Roman"/>
          <w:bCs/>
          <w:sz w:val="24"/>
          <w:szCs w:val="24"/>
        </w:rPr>
        <w:t xml:space="preserve"> were </w:t>
      </w:r>
      <w:r w:rsidR="003C0FA0">
        <w:rPr>
          <w:rFonts w:ascii="Times New Roman" w:hAnsi="Times New Roman" w:cs="Times New Roman"/>
          <w:bCs/>
          <w:sz w:val="24"/>
          <w:szCs w:val="24"/>
        </w:rPr>
        <w:t xml:space="preserve">significant </w:t>
      </w:r>
      <w:del w:id="20" w:author="User" w:date="2019-08-24T17:45:00Z">
        <w:r w:rsidDel="00466273">
          <w:rPr>
            <w:rFonts w:ascii="Times New Roman" w:hAnsi="Times New Roman" w:cs="Times New Roman"/>
            <w:bCs/>
            <w:sz w:val="24"/>
            <w:szCs w:val="24"/>
          </w:rPr>
          <w:delText xml:space="preserve"> </w:delText>
        </w:r>
      </w:del>
      <w:r>
        <w:rPr>
          <w:rFonts w:ascii="Times New Roman" w:hAnsi="Times New Roman" w:cs="Times New Roman"/>
          <w:bCs/>
          <w:sz w:val="24"/>
          <w:szCs w:val="24"/>
        </w:rPr>
        <w:t>to</w:t>
      </w:r>
      <w:r w:rsidR="005E2D2B">
        <w:rPr>
          <w:rFonts w:ascii="Times New Roman" w:hAnsi="Times New Roman" w:cs="Times New Roman"/>
          <w:bCs/>
          <w:sz w:val="24"/>
          <w:szCs w:val="24"/>
        </w:rPr>
        <w:t xml:space="preserve"> </w:t>
      </w:r>
      <w:r>
        <w:rPr>
          <w:rFonts w:ascii="Times New Roman" w:hAnsi="Times New Roman" w:cs="Times New Roman"/>
          <w:bCs/>
          <w:i/>
          <w:sz w:val="24"/>
          <w:szCs w:val="24"/>
        </w:rPr>
        <w:t>Bishnoi</w:t>
      </w:r>
      <w:r w:rsidR="003C0FA0">
        <w:rPr>
          <w:rFonts w:ascii="Times New Roman" w:hAnsi="Times New Roman" w:cs="Times New Roman"/>
          <w:bCs/>
          <w:sz w:val="24"/>
          <w:szCs w:val="24"/>
        </w:rPr>
        <w:t>s</w:t>
      </w:r>
      <w:r>
        <w:rPr>
          <w:rFonts w:ascii="Times New Roman" w:hAnsi="Times New Roman" w:cs="Times New Roman"/>
          <w:bCs/>
          <w:sz w:val="24"/>
          <w:szCs w:val="24"/>
        </w:rPr>
        <w:t xml:space="preserve">. She said while hugging the tree "if a tree is saved even </w:t>
      </w:r>
      <w:r>
        <w:rPr>
          <w:rFonts w:ascii="Times New Roman" w:hAnsi="Times New Roman" w:cs="Times New Roman"/>
          <w:bCs/>
          <w:sz w:val="24"/>
          <w:szCs w:val="24"/>
        </w:rPr>
        <w:lastRenderedPageBreak/>
        <w:t xml:space="preserve">at the cost of one's head, it's worth it". The axes brought to cut </w:t>
      </w:r>
      <w:r w:rsidR="00C069BC">
        <w:rPr>
          <w:rFonts w:ascii="Times New Roman" w:hAnsi="Times New Roman" w:cs="Times New Roman"/>
          <w:bCs/>
          <w:sz w:val="24"/>
          <w:szCs w:val="24"/>
        </w:rPr>
        <w:t xml:space="preserve">the </w:t>
      </w:r>
      <w:r>
        <w:rPr>
          <w:rFonts w:ascii="Times New Roman" w:hAnsi="Times New Roman" w:cs="Times New Roman"/>
          <w:bCs/>
          <w:sz w:val="24"/>
          <w:szCs w:val="24"/>
        </w:rPr>
        <w:t xml:space="preserve">trees severed her head. Hearing this, many </w:t>
      </w:r>
      <w:r>
        <w:rPr>
          <w:rFonts w:ascii="Times New Roman" w:hAnsi="Times New Roman" w:cs="Times New Roman"/>
          <w:bCs/>
          <w:i/>
          <w:sz w:val="24"/>
          <w:szCs w:val="24"/>
        </w:rPr>
        <w:t>Bishnoi</w:t>
      </w:r>
      <w:r w:rsidR="00C069BC">
        <w:rPr>
          <w:rFonts w:ascii="Times New Roman" w:hAnsi="Times New Roman" w:cs="Times New Roman"/>
          <w:bCs/>
          <w:sz w:val="24"/>
          <w:szCs w:val="24"/>
        </w:rPr>
        <w:t>s</w:t>
      </w:r>
      <w:r w:rsidR="00A00FAA">
        <w:rPr>
          <w:rFonts w:ascii="Times New Roman" w:hAnsi="Times New Roman" w:cs="Times New Roman"/>
          <w:bCs/>
          <w:sz w:val="24"/>
          <w:szCs w:val="24"/>
        </w:rPr>
        <w:t xml:space="preserve"> </w:t>
      </w:r>
      <w:r>
        <w:rPr>
          <w:rFonts w:ascii="Times New Roman" w:hAnsi="Times New Roman" w:cs="Times New Roman"/>
          <w:bCs/>
          <w:sz w:val="24"/>
          <w:szCs w:val="24"/>
        </w:rPr>
        <w:t xml:space="preserve">from the villages </w:t>
      </w:r>
      <w:r w:rsidR="00C069BC">
        <w:rPr>
          <w:rFonts w:ascii="Times New Roman" w:hAnsi="Times New Roman" w:cs="Times New Roman"/>
          <w:bCs/>
          <w:sz w:val="24"/>
          <w:szCs w:val="24"/>
        </w:rPr>
        <w:t xml:space="preserve">around </w:t>
      </w:r>
      <w:r>
        <w:rPr>
          <w:rFonts w:ascii="Times New Roman" w:hAnsi="Times New Roman" w:cs="Times New Roman"/>
          <w:bCs/>
          <w:sz w:val="24"/>
          <w:szCs w:val="24"/>
        </w:rPr>
        <w:t>gathered and protested against the cutting of trees by embracing them.</w:t>
      </w:r>
    </w:p>
    <w:p w:rsidR="00B254D9" w:rsidRDefault="00B254D9">
      <w:pPr>
        <w:rPr>
          <w:rFonts w:ascii="Times New Roman" w:hAnsi="Times New Roman" w:cs="Times New Roman"/>
          <w:b/>
          <w:bCs/>
          <w:sz w:val="24"/>
          <w:szCs w:val="24"/>
        </w:rPr>
      </w:pP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b/>
          <w:bCs/>
          <w:sz w:val="24"/>
          <w:szCs w:val="24"/>
        </w:rPr>
        <w:t>Project Work</w:t>
      </w:r>
    </w:p>
    <w:p w:rsidR="000C26DA" w:rsidRDefault="001B2C45">
      <w:pPr>
        <w:tabs>
          <w:tab w:val="left" w:pos="6380"/>
        </w:tabs>
        <w:spacing w:after="0" w:line="240" w:lineRule="auto"/>
        <w:rPr>
          <w:rFonts w:ascii="Times New Roman" w:hAnsi="Times New Roman" w:cs="Times New Roman"/>
          <w:bCs/>
          <w:sz w:val="24"/>
          <w:szCs w:val="24"/>
          <w:lang w:val="en-US" w:bidi="hi-IN"/>
        </w:rPr>
      </w:pPr>
      <w:r>
        <w:rPr>
          <w:rFonts w:ascii="Times New Roman" w:hAnsi="Times New Roman" w:cs="Times New Roman"/>
          <w:bCs/>
          <w:sz w:val="24"/>
          <w:szCs w:val="24"/>
          <w:lang w:val="en-US" w:bidi="hi-IN"/>
        </w:rPr>
        <w:t xml:space="preserve">Study </w:t>
      </w:r>
      <w:r w:rsidR="00C069BC">
        <w:rPr>
          <w:rFonts w:ascii="Times New Roman" w:hAnsi="Times New Roman" w:cs="Times New Roman"/>
          <w:bCs/>
          <w:sz w:val="24"/>
          <w:szCs w:val="24"/>
          <w:lang w:val="en-US" w:bidi="hi-IN"/>
        </w:rPr>
        <w:t xml:space="preserve">and </w:t>
      </w:r>
      <w:r w:rsidR="006B1691">
        <w:rPr>
          <w:rFonts w:ascii="Times New Roman" w:hAnsi="Times New Roman" w:cs="Times New Roman"/>
          <w:bCs/>
          <w:sz w:val="24"/>
          <w:szCs w:val="24"/>
          <w:lang w:val="en-US" w:bidi="hi-IN"/>
        </w:rPr>
        <w:t xml:space="preserve">compare the life processes of </w:t>
      </w:r>
      <w:r>
        <w:rPr>
          <w:rFonts w:ascii="Times New Roman" w:hAnsi="Times New Roman" w:cs="Times New Roman"/>
          <w:bCs/>
          <w:sz w:val="24"/>
          <w:szCs w:val="24"/>
          <w:lang w:val="en-US" w:bidi="hi-IN"/>
        </w:rPr>
        <w:t>different animals living on land and water</w:t>
      </w:r>
      <w:r w:rsidR="00113006">
        <w:rPr>
          <w:rFonts w:ascii="Times New Roman" w:hAnsi="Times New Roman" w:cs="Times New Roman"/>
          <w:bCs/>
          <w:sz w:val="24"/>
          <w:szCs w:val="24"/>
          <w:lang w:val="en-US" w:bidi="hi-IN"/>
        </w:rPr>
        <w:t>.</w:t>
      </w:r>
      <w:bookmarkStart w:id="21" w:name="_Hlk11927374"/>
      <w:bookmarkEnd w:id="21"/>
      <w:r w:rsidR="000C78F1">
        <w:rPr>
          <w:rFonts w:ascii="Times New Roman" w:hAnsi="Times New Roman" w:cs="Times New Roman"/>
          <w:bCs/>
          <w:sz w:val="24"/>
          <w:szCs w:val="24"/>
          <w:lang w:val="en-US" w:bidi="hi-IN"/>
        </w:rPr>
        <w:t xml:space="preserve"> </w:t>
      </w:r>
      <w:r w:rsidR="000C26DA">
        <w:rPr>
          <w:rFonts w:ascii="Times New Roman" w:hAnsi="Times New Roman" w:cs="Times New Roman"/>
          <w:bCs/>
          <w:sz w:val="24"/>
          <w:szCs w:val="24"/>
          <w:lang w:val="en-US" w:bidi="hi-IN"/>
        </w:rPr>
        <w:t>Fill the table given below.</w:t>
      </w:r>
    </w:p>
    <w:p w:rsidR="000C26DA" w:rsidRDefault="000C26DA">
      <w:pPr>
        <w:tabs>
          <w:tab w:val="left" w:pos="6380"/>
        </w:tabs>
        <w:spacing w:after="0" w:line="240" w:lineRule="auto"/>
        <w:rPr>
          <w:rFonts w:ascii="Times New Roman" w:hAnsi="Times New Roman" w:cs="Times New Roman"/>
          <w:bCs/>
          <w:sz w:val="24"/>
          <w:szCs w:val="24"/>
          <w:lang w:val="en-US" w:bidi="hi-IN"/>
        </w:rPr>
      </w:pPr>
    </w:p>
    <w:tbl>
      <w:tblPr>
        <w:tblStyle w:val="TableGrid"/>
        <w:tblW w:w="0" w:type="auto"/>
        <w:tblLook w:val="04A0"/>
      </w:tblPr>
      <w:tblGrid>
        <w:gridCol w:w="2394"/>
        <w:gridCol w:w="2394"/>
        <w:gridCol w:w="2394"/>
        <w:gridCol w:w="2394"/>
      </w:tblGrid>
      <w:tr w:rsidR="000C26DA" w:rsidRPr="000C26DA" w:rsidTr="000C26DA">
        <w:tc>
          <w:tcPr>
            <w:tcW w:w="2394" w:type="dxa"/>
          </w:tcPr>
          <w:p w:rsidR="000C26DA" w:rsidRPr="000C26DA" w:rsidRDefault="000C26DA" w:rsidP="000C26DA">
            <w:pPr>
              <w:tabs>
                <w:tab w:val="left" w:pos="6380"/>
              </w:tabs>
              <w:spacing w:after="0" w:line="240" w:lineRule="auto"/>
              <w:jc w:val="center"/>
              <w:rPr>
                <w:rFonts w:ascii="Times New Roman" w:hAnsi="Times New Roman" w:cs="Times New Roman"/>
                <w:b/>
                <w:bCs/>
                <w:sz w:val="24"/>
                <w:szCs w:val="24"/>
                <w:lang w:val="en-US" w:bidi="hi-IN"/>
              </w:rPr>
            </w:pPr>
            <w:r w:rsidRPr="000C26DA">
              <w:rPr>
                <w:rFonts w:ascii="Times New Roman" w:hAnsi="Times New Roman" w:cs="Times New Roman"/>
                <w:b/>
                <w:bCs/>
                <w:sz w:val="24"/>
                <w:szCs w:val="24"/>
                <w:lang w:val="en-US" w:bidi="hi-IN"/>
              </w:rPr>
              <w:t>Animals</w:t>
            </w:r>
          </w:p>
        </w:tc>
        <w:tc>
          <w:tcPr>
            <w:tcW w:w="2394" w:type="dxa"/>
          </w:tcPr>
          <w:p w:rsidR="000C26DA" w:rsidRPr="000C26DA" w:rsidRDefault="000C26DA" w:rsidP="000C26DA">
            <w:pPr>
              <w:tabs>
                <w:tab w:val="left" w:pos="6380"/>
              </w:tabs>
              <w:spacing w:after="0" w:line="240" w:lineRule="auto"/>
              <w:jc w:val="center"/>
              <w:rPr>
                <w:rFonts w:ascii="Times New Roman" w:hAnsi="Times New Roman" w:cs="Times New Roman"/>
                <w:b/>
                <w:bCs/>
                <w:sz w:val="24"/>
                <w:szCs w:val="24"/>
                <w:lang w:val="en-US" w:bidi="hi-IN"/>
              </w:rPr>
            </w:pPr>
            <w:r w:rsidRPr="000C26DA">
              <w:rPr>
                <w:rFonts w:ascii="Times New Roman" w:hAnsi="Times New Roman" w:cs="Times New Roman"/>
                <w:b/>
                <w:bCs/>
                <w:sz w:val="24"/>
                <w:szCs w:val="24"/>
                <w:lang w:val="en-US" w:bidi="hi-IN"/>
              </w:rPr>
              <w:t>Respiration</w:t>
            </w:r>
          </w:p>
        </w:tc>
        <w:tc>
          <w:tcPr>
            <w:tcW w:w="2394" w:type="dxa"/>
          </w:tcPr>
          <w:p w:rsidR="000C26DA" w:rsidRPr="000C26DA" w:rsidRDefault="000C26DA" w:rsidP="000C26DA">
            <w:pPr>
              <w:tabs>
                <w:tab w:val="left" w:pos="6380"/>
              </w:tabs>
              <w:spacing w:after="0" w:line="240" w:lineRule="auto"/>
              <w:jc w:val="center"/>
              <w:rPr>
                <w:rFonts w:ascii="Times New Roman" w:hAnsi="Times New Roman" w:cs="Times New Roman"/>
                <w:b/>
                <w:bCs/>
                <w:sz w:val="24"/>
                <w:szCs w:val="24"/>
                <w:lang w:val="en-US" w:bidi="hi-IN"/>
              </w:rPr>
            </w:pPr>
            <w:r w:rsidRPr="000C26DA">
              <w:rPr>
                <w:rFonts w:ascii="Times New Roman" w:hAnsi="Times New Roman" w:cs="Times New Roman"/>
                <w:b/>
                <w:bCs/>
                <w:sz w:val="24"/>
                <w:szCs w:val="24"/>
                <w:lang w:val="en-US" w:bidi="hi-IN"/>
              </w:rPr>
              <w:t>Excretion</w:t>
            </w:r>
          </w:p>
        </w:tc>
        <w:tc>
          <w:tcPr>
            <w:tcW w:w="2394" w:type="dxa"/>
          </w:tcPr>
          <w:p w:rsidR="000C26DA" w:rsidRPr="000C26DA" w:rsidRDefault="00487039" w:rsidP="000C26DA">
            <w:pPr>
              <w:tabs>
                <w:tab w:val="left" w:pos="6380"/>
              </w:tabs>
              <w:spacing w:after="0" w:line="240" w:lineRule="auto"/>
              <w:jc w:val="center"/>
              <w:rPr>
                <w:rFonts w:ascii="Times New Roman" w:hAnsi="Times New Roman" w:cs="Times New Roman"/>
                <w:b/>
                <w:bCs/>
                <w:sz w:val="24"/>
                <w:szCs w:val="24"/>
                <w:lang w:val="en-US" w:bidi="hi-IN"/>
              </w:rPr>
            </w:pPr>
            <w:r>
              <w:rPr>
                <w:rFonts w:ascii="Times New Roman" w:hAnsi="Times New Roman" w:cs="Times New Roman"/>
                <w:b/>
                <w:bCs/>
                <w:sz w:val="24"/>
                <w:szCs w:val="24"/>
                <w:lang w:val="en-US" w:bidi="hi-IN"/>
              </w:rPr>
              <w:t>Digestion</w:t>
            </w:r>
          </w:p>
        </w:tc>
      </w:tr>
      <w:tr w:rsidR="000C26DA" w:rsidTr="000C26DA">
        <w:tc>
          <w:tcPr>
            <w:tcW w:w="2394" w:type="dxa"/>
          </w:tcPr>
          <w:p w:rsidR="000C26DA" w:rsidRDefault="000C26DA" w:rsidP="00487039">
            <w:pPr>
              <w:tabs>
                <w:tab w:val="left" w:pos="6380"/>
              </w:tabs>
              <w:spacing w:after="0" w:line="240" w:lineRule="auto"/>
              <w:jc w:val="center"/>
              <w:rPr>
                <w:rFonts w:ascii="Times New Roman" w:hAnsi="Times New Roman" w:cs="Times New Roman"/>
                <w:bCs/>
                <w:sz w:val="24"/>
                <w:szCs w:val="24"/>
                <w:lang w:val="en-US" w:bidi="hi-IN"/>
              </w:rPr>
            </w:pPr>
            <w:r>
              <w:rPr>
                <w:rFonts w:ascii="Times New Roman" w:hAnsi="Times New Roman" w:cs="Times New Roman"/>
                <w:bCs/>
                <w:sz w:val="24"/>
                <w:szCs w:val="24"/>
                <w:lang w:val="en-US" w:bidi="hi-IN"/>
              </w:rPr>
              <w:t>Fish</w:t>
            </w:r>
          </w:p>
        </w:tc>
        <w:tc>
          <w:tcPr>
            <w:tcW w:w="2394" w:type="dxa"/>
          </w:tcPr>
          <w:p w:rsidR="000C26DA" w:rsidRDefault="000C26DA">
            <w:pPr>
              <w:tabs>
                <w:tab w:val="left" w:pos="6380"/>
              </w:tabs>
              <w:spacing w:after="0" w:line="240" w:lineRule="auto"/>
              <w:rPr>
                <w:rFonts w:ascii="Times New Roman" w:hAnsi="Times New Roman" w:cs="Times New Roman"/>
                <w:bCs/>
                <w:sz w:val="24"/>
                <w:szCs w:val="24"/>
                <w:lang w:val="en-US" w:bidi="hi-IN"/>
              </w:rPr>
            </w:pPr>
          </w:p>
        </w:tc>
        <w:tc>
          <w:tcPr>
            <w:tcW w:w="2394" w:type="dxa"/>
          </w:tcPr>
          <w:p w:rsidR="000C26DA" w:rsidRDefault="000C26DA">
            <w:pPr>
              <w:tabs>
                <w:tab w:val="left" w:pos="6380"/>
              </w:tabs>
              <w:spacing w:after="0" w:line="240" w:lineRule="auto"/>
              <w:rPr>
                <w:rFonts w:ascii="Times New Roman" w:hAnsi="Times New Roman" w:cs="Times New Roman"/>
                <w:bCs/>
                <w:sz w:val="24"/>
                <w:szCs w:val="24"/>
                <w:lang w:val="en-US" w:bidi="hi-IN"/>
              </w:rPr>
            </w:pPr>
          </w:p>
        </w:tc>
        <w:tc>
          <w:tcPr>
            <w:tcW w:w="2394" w:type="dxa"/>
          </w:tcPr>
          <w:p w:rsidR="000C26DA" w:rsidRDefault="000C26DA">
            <w:pPr>
              <w:tabs>
                <w:tab w:val="left" w:pos="6380"/>
              </w:tabs>
              <w:spacing w:after="0" w:line="240" w:lineRule="auto"/>
              <w:rPr>
                <w:rFonts w:ascii="Times New Roman" w:hAnsi="Times New Roman" w:cs="Times New Roman"/>
                <w:bCs/>
                <w:sz w:val="24"/>
                <w:szCs w:val="24"/>
                <w:lang w:val="en-US" w:bidi="hi-IN"/>
              </w:rPr>
            </w:pPr>
          </w:p>
        </w:tc>
      </w:tr>
      <w:tr w:rsidR="000C26DA" w:rsidTr="000C26DA">
        <w:tc>
          <w:tcPr>
            <w:tcW w:w="2394" w:type="dxa"/>
          </w:tcPr>
          <w:p w:rsidR="000C26DA" w:rsidRDefault="000C26DA" w:rsidP="00487039">
            <w:pPr>
              <w:tabs>
                <w:tab w:val="left" w:pos="6380"/>
              </w:tabs>
              <w:spacing w:after="0" w:line="240" w:lineRule="auto"/>
              <w:jc w:val="center"/>
              <w:rPr>
                <w:rFonts w:ascii="Times New Roman" w:hAnsi="Times New Roman" w:cs="Times New Roman"/>
                <w:bCs/>
                <w:sz w:val="24"/>
                <w:szCs w:val="24"/>
                <w:lang w:val="en-US" w:bidi="hi-IN"/>
              </w:rPr>
            </w:pPr>
            <w:r>
              <w:rPr>
                <w:rFonts w:ascii="Times New Roman" w:hAnsi="Times New Roman" w:cs="Times New Roman"/>
                <w:bCs/>
                <w:sz w:val="24"/>
                <w:szCs w:val="24"/>
                <w:lang w:val="en-US" w:bidi="hi-IN"/>
              </w:rPr>
              <w:t>Plants</w:t>
            </w:r>
          </w:p>
        </w:tc>
        <w:tc>
          <w:tcPr>
            <w:tcW w:w="2394" w:type="dxa"/>
          </w:tcPr>
          <w:p w:rsidR="000C26DA" w:rsidRDefault="000C26DA">
            <w:pPr>
              <w:tabs>
                <w:tab w:val="left" w:pos="6380"/>
              </w:tabs>
              <w:spacing w:after="0" w:line="240" w:lineRule="auto"/>
              <w:rPr>
                <w:rFonts w:ascii="Times New Roman" w:hAnsi="Times New Roman" w:cs="Times New Roman"/>
                <w:bCs/>
                <w:sz w:val="24"/>
                <w:szCs w:val="24"/>
                <w:lang w:val="en-US" w:bidi="hi-IN"/>
              </w:rPr>
            </w:pPr>
          </w:p>
        </w:tc>
        <w:tc>
          <w:tcPr>
            <w:tcW w:w="2394" w:type="dxa"/>
          </w:tcPr>
          <w:p w:rsidR="000C26DA" w:rsidRDefault="000C26DA">
            <w:pPr>
              <w:tabs>
                <w:tab w:val="left" w:pos="6380"/>
              </w:tabs>
              <w:spacing w:after="0" w:line="240" w:lineRule="auto"/>
              <w:rPr>
                <w:rFonts w:ascii="Times New Roman" w:hAnsi="Times New Roman" w:cs="Times New Roman"/>
                <w:bCs/>
                <w:sz w:val="24"/>
                <w:szCs w:val="24"/>
                <w:lang w:val="en-US" w:bidi="hi-IN"/>
              </w:rPr>
            </w:pPr>
          </w:p>
        </w:tc>
        <w:tc>
          <w:tcPr>
            <w:tcW w:w="2394" w:type="dxa"/>
          </w:tcPr>
          <w:p w:rsidR="000C26DA" w:rsidRDefault="000C26DA">
            <w:pPr>
              <w:tabs>
                <w:tab w:val="left" w:pos="6380"/>
              </w:tabs>
              <w:spacing w:after="0" w:line="240" w:lineRule="auto"/>
              <w:rPr>
                <w:rFonts w:ascii="Times New Roman" w:hAnsi="Times New Roman" w:cs="Times New Roman"/>
                <w:bCs/>
                <w:sz w:val="24"/>
                <w:szCs w:val="24"/>
                <w:lang w:val="en-US" w:bidi="hi-IN"/>
              </w:rPr>
            </w:pPr>
          </w:p>
        </w:tc>
      </w:tr>
      <w:tr w:rsidR="000C26DA" w:rsidTr="000C26DA">
        <w:tc>
          <w:tcPr>
            <w:tcW w:w="2394" w:type="dxa"/>
          </w:tcPr>
          <w:p w:rsidR="000C26DA" w:rsidRDefault="00487039" w:rsidP="00487039">
            <w:pPr>
              <w:tabs>
                <w:tab w:val="left" w:pos="6380"/>
              </w:tabs>
              <w:spacing w:after="0" w:line="240" w:lineRule="auto"/>
              <w:jc w:val="center"/>
              <w:rPr>
                <w:rFonts w:ascii="Times New Roman" w:hAnsi="Times New Roman" w:cs="Times New Roman"/>
                <w:bCs/>
                <w:sz w:val="24"/>
                <w:szCs w:val="24"/>
                <w:lang w:val="en-US" w:bidi="hi-IN"/>
              </w:rPr>
            </w:pPr>
            <w:r>
              <w:rPr>
                <w:rFonts w:ascii="Times New Roman" w:hAnsi="Times New Roman" w:cs="Times New Roman"/>
                <w:bCs/>
                <w:sz w:val="24"/>
                <w:szCs w:val="24"/>
                <w:lang w:val="en-US" w:bidi="hi-IN"/>
              </w:rPr>
              <w:t>Humans</w:t>
            </w:r>
          </w:p>
        </w:tc>
        <w:tc>
          <w:tcPr>
            <w:tcW w:w="2394" w:type="dxa"/>
          </w:tcPr>
          <w:p w:rsidR="000C26DA" w:rsidRDefault="000C26DA">
            <w:pPr>
              <w:tabs>
                <w:tab w:val="left" w:pos="6380"/>
              </w:tabs>
              <w:spacing w:after="0" w:line="240" w:lineRule="auto"/>
              <w:rPr>
                <w:rFonts w:ascii="Times New Roman" w:hAnsi="Times New Roman" w:cs="Times New Roman"/>
                <w:bCs/>
                <w:sz w:val="24"/>
                <w:szCs w:val="24"/>
                <w:lang w:val="en-US" w:bidi="hi-IN"/>
              </w:rPr>
            </w:pPr>
          </w:p>
        </w:tc>
        <w:tc>
          <w:tcPr>
            <w:tcW w:w="2394" w:type="dxa"/>
          </w:tcPr>
          <w:p w:rsidR="000C26DA" w:rsidRDefault="000C26DA">
            <w:pPr>
              <w:tabs>
                <w:tab w:val="left" w:pos="6380"/>
              </w:tabs>
              <w:spacing w:after="0" w:line="240" w:lineRule="auto"/>
              <w:rPr>
                <w:rFonts w:ascii="Times New Roman" w:hAnsi="Times New Roman" w:cs="Times New Roman"/>
                <w:bCs/>
                <w:sz w:val="24"/>
                <w:szCs w:val="24"/>
                <w:lang w:val="en-US" w:bidi="hi-IN"/>
              </w:rPr>
            </w:pPr>
          </w:p>
        </w:tc>
        <w:tc>
          <w:tcPr>
            <w:tcW w:w="2394" w:type="dxa"/>
          </w:tcPr>
          <w:p w:rsidR="000C26DA" w:rsidRDefault="000C26DA">
            <w:pPr>
              <w:tabs>
                <w:tab w:val="left" w:pos="6380"/>
              </w:tabs>
              <w:spacing w:after="0" w:line="240" w:lineRule="auto"/>
              <w:rPr>
                <w:rFonts w:ascii="Times New Roman" w:hAnsi="Times New Roman" w:cs="Times New Roman"/>
                <w:bCs/>
                <w:sz w:val="24"/>
                <w:szCs w:val="24"/>
                <w:lang w:val="en-US" w:bidi="hi-IN"/>
              </w:rPr>
            </w:pPr>
          </w:p>
        </w:tc>
      </w:tr>
      <w:tr w:rsidR="00487039" w:rsidTr="000C26DA">
        <w:tc>
          <w:tcPr>
            <w:tcW w:w="2394" w:type="dxa"/>
          </w:tcPr>
          <w:p w:rsidR="00487039" w:rsidRDefault="00487039" w:rsidP="00487039">
            <w:pPr>
              <w:tabs>
                <w:tab w:val="left" w:pos="6380"/>
              </w:tabs>
              <w:spacing w:after="0" w:line="240" w:lineRule="auto"/>
              <w:ind w:firstLine="720"/>
              <w:rPr>
                <w:rFonts w:ascii="Times New Roman" w:hAnsi="Times New Roman" w:cs="Times New Roman"/>
                <w:bCs/>
                <w:sz w:val="24"/>
                <w:szCs w:val="24"/>
                <w:lang w:val="en-US" w:bidi="hi-IN"/>
              </w:rPr>
            </w:pPr>
            <w:r>
              <w:rPr>
                <w:rFonts w:ascii="Times New Roman" w:hAnsi="Times New Roman" w:cs="Times New Roman"/>
                <w:bCs/>
                <w:sz w:val="24"/>
                <w:szCs w:val="24"/>
                <w:lang w:val="en-US" w:bidi="hi-IN"/>
              </w:rPr>
              <w:t>Cow</w:t>
            </w:r>
          </w:p>
        </w:tc>
        <w:tc>
          <w:tcPr>
            <w:tcW w:w="2394" w:type="dxa"/>
          </w:tcPr>
          <w:p w:rsidR="00487039" w:rsidRDefault="00487039">
            <w:pPr>
              <w:tabs>
                <w:tab w:val="left" w:pos="6380"/>
              </w:tabs>
              <w:spacing w:after="0" w:line="240" w:lineRule="auto"/>
              <w:rPr>
                <w:rFonts w:ascii="Times New Roman" w:hAnsi="Times New Roman" w:cs="Times New Roman"/>
                <w:bCs/>
                <w:sz w:val="24"/>
                <w:szCs w:val="24"/>
                <w:lang w:val="en-US" w:bidi="hi-IN"/>
              </w:rPr>
            </w:pPr>
          </w:p>
        </w:tc>
        <w:tc>
          <w:tcPr>
            <w:tcW w:w="2394" w:type="dxa"/>
          </w:tcPr>
          <w:p w:rsidR="00487039" w:rsidRDefault="00487039">
            <w:pPr>
              <w:tabs>
                <w:tab w:val="left" w:pos="6380"/>
              </w:tabs>
              <w:spacing w:after="0" w:line="240" w:lineRule="auto"/>
              <w:rPr>
                <w:rFonts w:ascii="Times New Roman" w:hAnsi="Times New Roman" w:cs="Times New Roman"/>
                <w:bCs/>
                <w:sz w:val="24"/>
                <w:szCs w:val="24"/>
                <w:lang w:val="en-US" w:bidi="hi-IN"/>
              </w:rPr>
            </w:pPr>
          </w:p>
        </w:tc>
        <w:tc>
          <w:tcPr>
            <w:tcW w:w="2394" w:type="dxa"/>
          </w:tcPr>
          <w:p w:rsidR="00487039" w:rsidRDefault="00487039">
            <w:pPr>
              <w:tabs>
                <w:tab w:val="left" w:pos="6380"/>
              </w:tabs>
              <w:spacing w:after="0" w:line="240" w:lineRule="auto"/>
              <w:rPr>
                <w:rFonts w:ascii="Times New Roman" w:hAnsi="Times New Roman" w:cs="Times New Roman"/>
                <w:bCs/>
                <w:sz w:val="24"/>
                <w:szCs w:val="24"/>
                <w:lang w:val="en-US" w:bidi="hi-IN"/>
              </w:rPr>
            </w:pPr>
          </w:p>
        </w:tc>
      </w:tr>
    </w:tbl>
    <w:p w:rsidR="000C26DA" w:rsidRDefault="000C26DA">
      <w:pPr>
        <w:tabs>
          <w:tab w:val="left" w:pos="6380"/>
        </w:tabs>
        <w:spacing w:after="0" w:line="240" w:lineRule="auto"/>
        <w:rPr>
          <w:rFonts w:ascii="Times New Roman" w:hAnsi="Times New Roman" w:cs="Times New Roman"/>
          <w:bCs/>
          <w:sz w:val="24"/>
          <w:szCs w:val="24"/>
          <w:lang w:val="en-US" w:bidi="hi-IN"/>
        </w:rPr>
      </w:pPr>
    </w:p>
    <w:p w:rsidR="00505BEC" w:rsidRDefault="00505BEC">
      <w:pPr>
        <w:tabs>
          <w:tab w:val="left" w:pos="6380"/>
        </w:tabs>
        <w:spacing w:after="0" w:line="240" w:lineRule="auto"/>
        <w:rPr>
          <w:rFonts w:ascii="Times New Roman" w:hAnsi="Times New Roman" w:cs="Times New Roman"/>
          <w:bCs/>
          <w:sz w:val="24"/>
          <w:szCs w:val="24"/>
          <w:lang w:val="en-US" w:bidi="hi-IN"/>
        </w:rPr>
      </w:pPr>
    </w:p>
    <w:p w:rsidR="00B254D9" w:rsidRDefault="00E80D61">
      <w:pPr>
        <w:pStyle w:val="NormalWeb"/>
        <w:shd w:val="clear" w:color="auto" w:fill="FFFFFF"/>
        <w:spacing w:beforeAutospacing="0" w:after="150" w:afterAutospacing="0"/>
        <w:rPr>
          <w:b/>
          <w:bCs/>
        </w:rPr>
      </w:pPr>
      <w:r>
        <w:rPr>
          <w:b/>
          <w:bCs/>
        </w:rPr>
        <w:t>Green Club</w:t>
      </w:r>
    </w:p>
    <w:p w:rsidR="00B254D9" w:rsidRDefault="00E80D61">
      <w:pPr>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Collect information on "</w:t>
      </w:r>
      <w:r>
        <w:rPr>
          <w:rFonts w:ascii="Times New Roman" w:hAnsi="Times New Roman" w:cs="Times New Roman"/>
          <w:i/>
          <w:sz w:val="24"/>
          <w:szCs w:val="24"/>
          <w:lang w:val="en-US" w:bidi="hi-IN"/>
        </w:rPr>
        <w:t>Chipko</w:t>
      </w:r>
      <w:r w:rsidR="00FE540F">
        <w:rPr>
          <w:rFonts w:ascii="Times New Roman" w:hAnsi="Times New Roman" w:cs="Times New Roman"/>
          <w:i/>
          <w:sz w:val="24"/>
          <w:szCs w:val="24"/>
          <w:lang w:val="en-US" w:bidi="hi-IN"/>
        </w:rPr>
        <w:t xml:space="preserve"> </w:t>
      </w:r>
      <w:r>
        <w:rPr>
          <w:rFonts w:ascii="Times New Roman" w:hAnsi="Times New Roman" w:cs="Times New Roman"/>
          <w:i/>
          <w:sz w:val="24"/>
          <w:szCs w:val="24"/>
          <w:lang w:val="en-US" w:bidi="hi-IN"/>
        </w:rPr>
        <w:t>andolan</w:t>
      </w:r>
      <w:r>
        <w:rPr>
          <w:rFonts w:ascii="Times New Roman" w:hAnsi="Times New Roman" w:cs="Times New Roman"/>
          <w:sz w:val="24"/>
          <w:szCs w:val="24"/>
          <w:lang w:val="en-US" w:bidi="hi-IN"/>
        </w:rPr>
        <w:t>". Find out the place where it originated and the person who initiated it. Spread awareness around your neighborhood through posters and slogans to protect trees.</w:t>
      </w:r>
    </w:p>
    <w:p w:rsidR="00B254D9" w:rsidRDefault="00B254D9">
      <w:pPr>
        <w:pStyle w:val="NormalWeb"/>
        <w:shd w:val="clear" w:color="auto" w:fill="FFFFFF"/>
        <w:spacing w:beforeAutospacing="0" w:after="150" w:afterAutospacing="0"/>
        <w:rPr>
          <w:b/>
          <w:bCs/>
        </w:rPr>
      </w:pPr>
    </w:p>
    <w:p w:rsidR="00B254D9" w:rsidRDefault="00B254D9">
      <w:pPr>
        <w:jc w:val="center"/>
        <w:rPr>
          <w:rFonts w:ascii="Times New Roman" w:hAnsi="Times New Roman" w:cs="Times New Roman"/>
          <w:sz w:val="24"/>
          <w:szCs w:val="24"/>
        </w:rPr>
      </w:pPr>
    </w:p>
    <w:p w:rsidR="00B254D9" w:rsidRDefault="00B254D9"/>
    <w:sectPr w:rsidR="00B254D9" w:rsidSect="00B2777B">
      <w:headerReference w:type="default" r:id="rId26"/>
      <w:footerReference w:type="default" r:id="rId27"/>
      <w:pgSz w:w="12240" w:h="15840"/>
      <w:pgMar w:top="1440" w:right="1440" w:bottom="1440" w:left="1440" w:header="144" w:footer="720" w:gutter="0"/>
      <w:cols w:space="720"/>
      <w:formProt w:val="0"/>
      <w:docGrid w:linePitch="360" w:charSpace="-2049"/>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7F1AD0" w15:done="0"/>
  <w15:commentEx w15:paraId="71347201" w15:done="0"/>
  <w15:commentEx w15:paraId="09388FC5" w15:done="0"/>
  <w15:commentEx w15:paraId="59F039C1" w15:done="0"/>
  <w15:commentEx w15:paraId="6FE47C00" w15:done="0"/>
  <w15:commentEx w15:paraId="2B75F281" w15:done="0"/>
  <w15:commentEx w15:paraId="66E504EB" w15:done="0"/>
  <w15:commentEx w15:paraId="7AFAA534" w15:done="0"/>
  <w15:commentEx w15:paraId="7CA0A310" w15:done="0"/>
  <w15:commentEx w15:paraId="399CA1A9" w15:done="0"/>
  <w15:commentEx w15:paraId="48F2AC2E" w15:done="0"/>
  <w15:commentEx w15:paraId="20C44E1C" w15:done="0"/>
  <w15:commentEx w15:paraId="25F54324" w15:done="0"/>
  <w15:commentEx w15:paraId="4D1D940B" w15:done="0"/>
  <w15:commentEx w15:paraId="02C54D48" w15:done="0"/>
  <w15:commentEx w15:paraId="66326A1E" w15:done="0"/>
  <w15:commentEx w15:paraId="371DEC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7F1AD0" w16cid:durableId="20F7D8E0"/>
  <w16cid:commentId w16cid:paraId="71347201" w16cid:durableId="20F7D8E1"/>
  <w16cid:commentId w16cid:paraId="09388FC5" w16cid:durableId="20F7D8E2"/>
  <w16cid:commentId w16cid:paraId="59F039C1" w16cid:durableId="20F7D8E3"/>
  <w16cid:commentId w16cid:paraId="6FE47C00" w16cid:durableId="20F7D8E4"/>
  <w16cid:commentId w16cid:paraId="2B75F281" w16cid:durableId="20F7D8E5"/>
  <w16cid:commentId w16cid:paraId="66E504EB" w16cid:durableId="20F7D8E6"/>
  <w16cid:commentId w16cid:paraId="7AFAA534" w16cid:durableId="20F7D8E7"/>
  <w16cid:commentId w16cid:paraId="7CA0A310" w16cid:durableId="20F7D8E8"/>
  <w16cid:commentId w16cid:paraId="399CA1A9" w16cid:durableId="20F7D8E9"/>
  <w16cid:commentId w16cid:paraId="48F2AC2E" w16cid:durableId="20F7D8EA"/>
  <w16cid:commentId w16cid:paraId="20C44E1C" w16cid:durableId="20F7D8EB"/>
  <w16cid:commentId w16cid:paraId="25F54324" w16cid:durableId="20F7D8EC"/>
  <w16cid:commentId w16cid:paraId="4D1D940B" w16cid:durableId="20F7D8ED"/>
  <w16cid:commentId w16cid:paraId="02C54D48" w16cid:durableId="20F7D8EE"/>
  <w16cid:commentId w16cid:paraId="66326A1E" w16cid:durableId="20F7D8EF"/>
  <w16cid:commentId w16cid:paraId="371DEC20" w16cid:durableId="20F7D8F0"/>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721B" w:rsidRDefault="009A721B">
      <w:pPr>
        <w:spacing w:after="0" w:line="240" w:lineRule="auto"/>
      </w:pPr>
      <w:r>
        <w:separator/>
      </w:r>
    </w:p>
  </w:endnote>
  <w:endnote w:type="continuationSeparator" w:id="1">
    <w:p w:rsidR="009A721B" w:rsidRDefault="009A72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65" w:rsidRDefault="00A01465">
    <w:pPr>
      <w:pStyle w:val="Footer"/>
      <w:rPr>
        <w:lang w:val="en-US"/>
      </w:rPr>
    </w:pPr>
  </w:p>
  <w:p w:rsidR="00A01465" w:rsidRDefault="00A01465">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721B" w:rsidRDefault="009A721B">
      <w:pPr>
        <w:spacing w:after="0" w:line="240" w:lineRule="auto"/>
      </w:pPr>
      <w:r>
        <w:separator/>
      </w:r>
    </w:p>
  </w:footnote>
  <w:footnote w:type="continuationSeparator" w:id="1">
    <w:p w:rsidR="009A721B" w:rsidRDefault="009A72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465" w:rsidRDefault="00F22EDA">
    <w:pPr>
      <w:pStyle w:val="Header"/>
      <w:jc w:val="right"/>
    </w:pPr>
    <w:fldSimple w:instr="PAGE">
      <w:r w:rsidR="00E10C81">
        <w:rPr>
          <w:noProof/>
        </w:rPr>
        <w:t>6</w:t>
      </w:r>
    </w:fldSimple>
  </w:p>
  <w:p w:rsidR="00A01465" w:rsidRDefault="00A01465">
    <w:pPr>
      <w:pStyle w:val="Header"/>
    </w:pPr>
  </w:p>
  <w:p w:rsidR="00A01465" w:rsidRDefault="00A01465">
    <w:pPr>
      <w:pStyle w:val="Header"/>
    </w:pPr>
  </w:p>
  <w:p w:rsidR="00A01465" w:rsidRDefault="00A01465">
    <w:pPr>
      <w:pStyle w:val="Header"/>
    </w:pPr>
  </w:p>
  <w:p w:rsidR="00A01465" w:rsidRDefault="00A0146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815CF"/>
    <w:multiLevelType w:val="multilevel"/>
    <w:tmpl w:val="BF1C20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F73713"/>
    <w:multiLevelType w:val="multilevel"/>
    <w:tmpl w:val="2D1042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6131B31"/>
    <w:multiLevelType w:val="multilevel"/>
    <w:tmpl w:val="9DBEF6FC"/>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E125A10"/>
    <w:multiLevelType w:val="multilevel"/>
    <w:tmpl w:val="C0E46C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D3A0A01"/>
    <w:multiLevelType w:val="multilevel"/>
    <w:tmpl w:val="139CA1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BBF1A1B"/>
    <w:multiLevelType w:val="multilevel"/>
    <w:tmpl w:val="7DD23F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AE97078"/>
    <w:multiLevelType w:val="multilevel"/>
    <w:tmpl w:val="11344D0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6B06013A"/>
    <w:multiLevelType w:val="multilevel"/>
    <w:tmpl w:val="77A80A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6D465EED"/>
    <w:multiLevelType w:val="multilevel"/>
    <w:tmpl w:val="FEAA56F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7050088A"/>
    <w:multiLevelType w:val="multilevel"/>
    <w:tmpl w:val="95BE2F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752722E5"/>
    <w:multiLevelType w:val="multilevel"/>
    <w:tmpl w:val="E29AB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D322D1D"/>
    <w:multiLevelType w:val="multilevel"/>
    <w:tmpl w:val="F1025D0C"/>
    <w:lvl w:ilvl="0">
      <w:start w:val="1"/>
      <w:numFmt w:val="decimal"/>
      <w:lvlText w:val="%1."/>
      <w:lvlJc w:val="left"/>
      <w:pPr>
        <w:ind w:left="45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0"/>
  </w:num>
  <w:num w:numId="3">
    <w:abstractNumId w:val="11"/>
  </w:num>
  <w:num w:numId="4">
    <w:abstractNumId w:val="2"/>
  </w:num>
  <w:num w:numId="5">
    <w:abstractNumId w:val="8"/>
  </w:num>
  <w:num w:numId="6">
    <w:abstractNumId w:val="7"/>
  </w:num>
  <w:num w:numId="7">
    <w:abstractNumId w:val="3"/>
  </w:num>
  <w:num w:numId="8">
    <w:abstractNumId w:val="1"/>
  </w:num>
  <w:num w:numId="9">
    <w:abstractNumId w:val="4"/>
  </w:num>
  <w:num w:numId="10">
    <w:abstractNumId w:val="10"/>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kshmi Madhusoodanan">
    <w15:presenceInfo w15:providerId="Windows Live" w15:userId="e1422331e1d6ed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20"/>
  <w:characterSpacingControl w:val="doNotCompress"/>
  <w:footnotePr>
    <w:footnote w:id="0"/>
    <w:footnote w:id="1"/>
  </w:footnotePr>
  <w:endnotePr>
    <w:endnote w:id="0"/>
    <w:endnote w:id="1"/>
  </w:endnotePr>
  <w:compat/>
  <w:rsids>
    <w:rsidRoot w:val="00B254D9"/>
    <w:rsid w:val="00047EC6"/>
    <w:rsid w:val="00054506"/>
    <w:rsid w:val="00077063"/>
    <w:rsid w:val="00086A37"/>
    <w:rsid w:val="000A63F6"/>
    <w:rsid w:val="000C26DA"/>
    <w:rsid w:val="000C78F1"/>
    <w:rsid w:val="00105470"/>
    <w:rsid w:val="00113006"/>
    <w:rsid w:val="00117F7F"/>
    <w:rsid w:val="00121924"/>
    <w:rsid w:val="00121EC6"/>
    <w:rsid w:val="00146DD4"/>
    <w:rsid w:val="001546FD"/>
    <w:rsid w:val="00160C30"/>
    <w:rsid w:val="00162107"/>
    <w:rsid w:val="00163E07"/>
    <w:rsid w:val="00171DC8"/>
    <w:rsid w:val="001B2C45"/>
    <w:rsid w:val="001D08DA"/>
    <w:rsid w:val="001E2CDE"/>
    <w:rsid w:val="00211D14"/>
    <w:rsid w:val="00211EB7"/>
    <w:rsid w:val="002165FF"/>
    <w:rsid w:val="00223B91"/>
    <w:rsid w:val="00241B3A"/>
    <w:rsid w:val="002477D4"/>
    <w:rsid w:val="00250F93"/>
    <w:rsid w:val="002550EF"/>
    <w:rsid w:val="00260074"/>
    <w:rsid w:val="00282751"/>
    <w:rsid w:val="00297A1A"/>
    <w:rsid w:val="002B0A60"/>
    <w:rsid w:val="002B48CA"/>
    <w:rsid w:val="002C5DAE"/>
    <w:rsid w:val="002F4D0B"/>
    <w:rsid w:val="0031028B"/>
    <w:rsid w:val="003473E1"/>
    <w:rsid w:val="00350F82"/>
    <w:rsid w:val="00366124"/>
    <w:rsid w:val="00395A69"/>
    <w:rsid w:val="003A0352"/>
    <w:rsid w:val="003B307C"/>
    <w:rsid w:val="003C0FA0"/>
    <w:rsid w:val="003C36AA"/>
    <w:rsid w:val="003C6F55"/>
    <w:rsid w:val="003D10AE"/>
    <w:rsid w:val="003D6F9B"/>
    <w:rsid w:val="003E5D1E"/>
    <w:rsid w:val="003E7817"/>
    <w:rsid w:val="003F4EED"/>
    <w:rsid w:val="003F655A"/>
    <w:rsid w:val="00405640"/>
    <w:rsid w:val="00406673"/>
    <w:rsid w:val="00432562"/>
    <w:rsid w:val="00436F7D"/>
    <w:rsid w:val="00466273"/>
    <w:rsid w:val="00470292"/>
    <w:rsid w:val="00487039"/>
    <w:rsid w:val="004945AB"/>
    <w:rsid w:val="004A3704"/>
    <w:rsid w:val="004C5C90"/>
    <w:rsid w:val="004E4219"/>
    <w:rsid w:val="00503411"/>
    <w:rsid w:val="00505BEC"/>
    <w:rsid w:val="00542FB6"/>
    <w:rsid w:val="00564328"/>
    <w:rsid w:val="00565C09"/>
    <w:rsid w:val="0057145E"/>
    <w:rsid w:val="005A2606"/>
    <w:rsid w:val="005B272D"/>
    <w:rsid w:val="005D2296"/>
    <w:rsid w:val="005E2D2B"/>
    <w:rsid w:val="005E62A4"/>
    <w:rsid w:val="0062054F"/>
    <w:rsid w:val="00626D34"/>
    <w:rsid w:val="0065108F"/>
    <w:rsid w:val="00661895"/>
    <w:rsid w:val="0067124B"/>
    <w:rsid w:val="006811C7"/>
    <w:rsid w:val="0069511D"/>
    <w:rsid w:val="006964CD"/>
    <w:rsid w:val="006A1B17"/>
    <w:rsid w:val="006B1691"/>
    <w:rsid w:val="006E0F55"/>
    <w:rsid w:val="006F3052"/>
    <w:rsid w:val="007237D6"/>
    <w:rsid w:val="00734497"/>
    <w:rsid w:val="00743ED5"/>
    <w:rsid w:val="00745504"/>
    <w:rsid w:val="0074656C"/>
    <w:rsid w:val="0075234D"/>
    <w:rsid w:val="0077097C"/>
    <w:rsid w:val="007711EC"/>
    <w:rsid w:val="00775D42"/>
    <w:rsid w:val="00784964"/>
    <w:rsid w:val="007A778A"/>
    <w:rsid w:val="00832829"/>
    <w:rsid w:val="00833B74"/>
    <w:rsid w:val="00837485"/>
    <w:rsid w:val="00844B9D"/>
    <w:rsid w:val="00877602"/>
    <w:rsid w:val="008C0208"/>
    <w:rsid w:val="00902AF8"/>
    <w:rsid w:val="00903B92"/>
    <w:rsid w:val="00911E24"/>
    <w:rsid w:val="009268D6"/>
    <w:rsid w:val="00946468"/>
    <w:rsid w:val="00974874"/>
    <w:rsid w:val="00984403"/>
    <w:rsid w:val="00997371"/>
    <w:rsid w:val="009A28AA"/>
    <w:rsid w:val="009A721B"/>
    <w:rsid w:val="009F3610"/>
    <w:rsid w:val="00A00FAA"/>
    <w:rsid w:val="00A01465"/>
    <w:rsid w:val="00A233F4"/>
    <w:rsid w:val="00A72A6E"/>
    <w:rsid w:val="00A81A0F"/>
    <w:rsid w:val="00A85943"/>
    <w:rsid w:val="00AB44E3"/>
    <w:rsid w:val="00AF6EA6"/>
    <w:rsid w:val="00B22C08"/>
    <w:rsid w:val="00B254D9"/>
    <w:rsid w:val="00B2777B"/>
    <w:rsid w:val="00B31544"/>
    <w:rsid w:val="00B62E51"/>
    <w:rsid w:val="00B747C4"/>
    <w:rsid w:val="00B74DEB"/>
    <w:rsid w:val="00B841DD"/>
    <w:rsid w:val="00B96441"/>
    <w:rsid w:val="00BA10AE"/>
    <w:rsid w:val="00BC10FA"/>
    <w:rsid w:val="00BE7827"/>
    <w:rsid w:val="00C069BC"/>
    <w:rsid w:val="00C131F1"/>
    <w:rsid w:val="00C322EA"/>
    <w:rsid w:val="00C341F6"/>
    <w:rsid w:val="00C63C05"/>
    <w:rsid w:val="00C7027F"/>
    <w:rsid w:val="00C96264"/>
    <w:rsid w:val="00CC6053"/>
    <w:rsid w:val="00CD36AD"/>
    <w:rsid w:val="00CE1C47"/>
    <w:rsid w:val="00CF3FF3"/>
    <w:rsid w:val="00D0158E"/>
    <w:rsid w:val="00D3341A"/>
    <w:rsid w:val="00D6665A"/>
    <w:rsid w:val="00D97CAA"/>
    <w:rsid w:val="00DC0C0F"/>
    <w:rsid w:val="00DE2EC3"/>
    <w:rsid w:val="00DF5E83"/>
    <w:rsid w:val="00DF6E55"/>
    <w:rsid w:val="00E10127"/>
    <w:rsid w:val="00E10C81"/>
    <w:rsid w:val="00E1236D"/>
    <w:rsid w:val="00E71679"/>
    <w:rsid w:val="00E80D61"/>
    <w:rsid w:val="00E94066"/>
    <w:rsid w:val="00EA5001"/>
    <w:rsid w:val="00EB0D1F"/>
    <w:rsid w:val="00EC6EC6"/>
    <w:rsid w:val="00ED3242"/>
    <w:rsid w:val="00ED3DCF"/>
    <w:rsid w:val="00EE06B1"/>
    <w:rsid w:val="00EF1F8A"/>
    <w:rsid w:val="00EF3F8D"/>
    <w:rsid w:val="00EF6356"/>
    <w:rsid w:val="00F22EDA"/>
    <w:rsid w:val="00F55E40"/>
    <w:rsid w:val="00F60BF4"/>
    <w:rsid w:val="00F735A4"/>
    <w:rsid w:val="00F769A3"/>
    <w:rsid w:val="00FA310A"/>
    <w:rsid w:val="00FE54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013"/>
    <w:pPr>
      <w:spacing w:after="160" w:line="259" w:lineRule="auto"/>
    </w:pPr>
    <w:rPr>
      <w:lang w:val="en-GB"/>
    </w:rPr>
  </w:style>
  <w:style w:type="paragraph" w:styleId="Heading3">
    <w:name w:val="heading 3"/>
    <w:basedOn w:val="Normal"/>
    <w:next w:val="Normal"/>
    <w:link w:val="Heading3Char"/>
    <w:uiPriority w:val="9"/>
    <w:semiHidden/>
    <w:unhideWhenUsed/>
    <w:qFormat/>
    <w:rsid w:val="00FB67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5C765E"/>
    <w:pPr>
      <w:keepNext/>
      <w:keepLines/>
      <w:spacing w:before="200" w:after="0" w:line="276" w:lineRule="auto"/>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7F1EE5"/>
    <w:pPr>
      <w:keepNext/>
      <w:keepLines/>
      <w:spacing w:before="200" w:after="0" w:line="276" w:lineRule="auto"/>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B6475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B5B08"/>
  </w:style>
  <w:style w:type="character" w:customStyle="1" w:styleId="FooterChar">
    <w:name w:val="Footer Char"/>
    <w:basedOn w:val="DefaultParagraphFont"/>
    <w:link w:val="Footer"/>
    <w:uiPriority w:val="99"/>
    <w:qFormat/>
    <w:rsid w:val="002B5B08"/>
  </w:style>
  <w:style w:type="character" w:customStyle="1" w:styleId="SubtitleChar">
    <w:name w:val="Subtitle Char"/>
    <w:basedOn w:val="DefaultParagraphFont"/>
    <w:link w:val="Subtitle"/>
    <w:uiPriority w:val="11"/>
    <w:qFormat/>
    <w:rsid w:val="00C74141"/>
    <w:rPr>
      <w:rFonts w:asciiTheme="majorHAnsi" w:eastAsiaTheme="majorEastAsia" w:hAnsiTheme="majorHAnsi" w:cstheme="majorBidi"/>
      <w:i/>
      <w:iCs/>
      <w:color w:val="4472C4" w:themeColor="accent1"/>
      <w:spacing w:val="15"/>
      <w:sz w:val="24"/>
      <w:szCs w:val="24"/>
    </w:rPr>
  </w:style>
  <w:style w:type="character" w:customStyle="1" w:styleId="Heading6Char">
    <w:name w:val="Heading 6 Char"/>
    <w:basedOn w:val="DefaultParagraphFont"/>
    <w:link w:val="Heading6"/>
    <w:uiPriority w:val="9"/>
    <w:qFormat/>
    <w:rsid w:val="007F1EE5"/>
    <w:rPr>
      <w:rFonts w:asciiTheme="majorHAnsi" w:eastAsiaTheme="majorEastAsia" w:hAnsiTheme="majorHAnsi" w:cstheme="majorBidi"/>
      <w:i/>
      <w:iCs/>
      <w:color w:val="1F3763" w:themeColor="accent1" w:themeShade="7F"/>
    </w:rPr>
  </w:style>
  <w:style w:type="character" w:styleId="Emphasis">
    <w:name w:val="Emphasis"/>
    <w:basedOn w:val="DefaultParagraphFont"/>
    <w:uiPriority w:val="20"/>
    <w:qFormat/>
    <w:rsid w:val="003D467E"/>
    <w:rPr>
      <w:i/>
      <w:iCs/>
    </w:rPr>
  </w:style>
  <w:style w:type="character" w:customStyle="1" w:styleId="Heading3Char">
    <w:name w:val="Heading 3 Char"/>
    <w:basedOn w:val="DefaultParagraphFont"/>
    <w:link w:val="Heading3"/>
    <w:uiPriority w:val="9"/>
    <w:semiHidden/>
    <w:qFormat/>
    <w:rsid w:val="00FB672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B672C"/>
    <w:rPr>
      <w:b/>
      <w:bCs/>
    </w:rPr>
  </w:style>
  <w:style w:type="character" w:customStyle="1" w:styleId="InternetLink">
    <w:name w:val="Internet Link"/>
    <w:basedOn w:val="DefaultParagraphFont"/>
    <w:uiPriority w:val="99"/>
    <w:semiHidden/>
    <w:unhideWhenUsed/>
    <w:rsid w:val="003F1BBC"/>
    <w:rPr>
      <w:color w:val="0000FF"/>
      <w:u w:val="single"/>
    </w:rPr>
  </w:style>
  <w:style w:type="character" w:customStyle="1" w:styleId="BalloonTextChar">
    <w:name w:val="Balloon Text Char"/>
    <w:basedOn w:val="DefaultParagraphFont"/>
    <w:link w:val="BalloonText"/>
    <w:uiPriority w:val="99"/>
    <w:semiHidden/>
    <w:qFormat/>
    <w:rsid w:val="001D00F7"/>
    <w:rPr>
      <w:rFonts w:ascii="Tahoma" w:hAnsi="Tahoma" w:cs="Tahoma"/>
      <w:sz w:val="16"/>
      <w:szCs w:val="16"/>
    </w:rPr>
  </w:style>
  <w:style w:type="character" w:customStyle="1" w:styleId="apple-converted-space">
    <w:name w:val="apple-converted-space"/>
    <w:basedOn w:val="DefaultParagraphFont"/>
    <w:qFormat/>
    <w:rsid w:val="00EE3144"/>
  </w:style>
  <w:style w:type="character" w:styleId="CommentReference">
    <w:name w:val="annotation reference"/>
    <w:basedOn w:val="DefaultParagraphFont"/>
    <w:uiPriority w:val="99"/>
    <w:semiHidden/>
    <w:unhideWhenUsed/>
    <w:qFormat/>
    <w:rsid w:val="00913F52"/>
    <w:rPr>
      <w:sz w:val="16"/>
      <w:szCs w:val="16"/>
    </w:rPr>
  </w:style>
  <w:style w:type="character" w:customStyle="1" w:styleId="CommentTextChar">
    <w:name w:val="Comment Text Char"/>
    <w:basedOn w:val="DefaultParagraphFont"/>
    <w:link w:val="CommentText"/>
    <w:uiPriority w:val="99"/>
    <w:semiHidden/>
    <w:qFormat/>
    <w:rsid w:val="00913F52"/>
    <w:rPr>
      <w:sz w:val="20"/>
      <w:szCs w:val="20"/>
      <w:lang w:val="en-GB"/>
    </w:rPr>
  </w:style>
  <w:style w:type="character" w:customStyle="1" w:styleId="CommentSubjectChar">
    <w:name w:val="Comment Subject Char"/>
    <w:basedOn w:val="CommentTextChar"/>
    <w:link w:val="CommentSubject"/>
    <w:uiPriority w:val="99"/>
    <w:semiHidden/>
    <w:qFormat/>
    <w:rsid w:val="00913F52"/>
    <w:rPr>
      <w:b/>
      <w:bCs/>
      <w:sz w:val="20"/>
      <w:szCs w:val="20"/>
      <w:lang w:val="en-GB"/>
    </w:rPr>
  </w:style>
  <w:style w:type="character" w:customStyle="1" w:styleId="Heading7Char">
    <w:name w:val="Heading 7 Char"/>
    <w:basedOn w:val="DefaultParagraphFont"/>
    <w:link w:val="Heading7"/>
    <w:uiPriority w:val="9"/>
    <w:qFormat/>
    <w:rsid w:val="00B6475B"/>
    <w:rPr>
      <w:rFonts w:asciiTheme="majorHAnsi" w:eastAsiaTheme="majorEastAsia" w:hAnsiTheme="majorHAnsi" w:cstheme="majorBidi"/>
      <w:i/>
      <w:iCs/>
      <w:color w:val="404040" w:themeColor="text1" w:themeTint="BF"/>
      <w:lang w:val="en-GB"/>
    </w:rPr>
  </w:style>
  <w:style w:type="character" w:customStyle="1" w:styleId="Heading5Char">
    <w:name w:val="Heading 5 Char"/>
    <w:basedOn w:val="DefaultParagraphFont"/>
    <w:link w:val="Heading5"/>
    <w:uiPriority w:val="9"/>
    <w:qFormat/>
    <w:rsid w:val="005C765E"/>
    <w:rPr>
      <w:rFonts w:asciiTheme="majorHAnsi" w:eastAsiaTheme="majorEastAsia" w:hAnsiTheme="majorHAnsi" w:cstheme="majorBidi"/>
      <w:color w:val="1F3763" w:themeColor="accent1" w:themeShade="7F"/>
      <w:lang w:val="en-GB"/>
    </w:rPr>
  </w:style>
  <w:style w:type="character" w:customStyle="1" w:styleId="ListLabel1">
    <w:name w:val="ListLabel 1"/>
    <w:qFormat/>
    <w:rsid w:val="00B2777B"/>
    <w:rPr>
      <w:rFonts w:cs="Courier New"/>
    </w:rPr>
  </w:style>
  <w:style w:type="character" w:customStyle="1" w:styleId="ListLabel2">
    <w:name w:val="ListLabel 2"/>
    <w:qFormat/>
    <w:rsid w:val="00B2777B"/>
    <w:rPr>
      <w:rFonts w:cs="Courier New"/>
    </w:rPr>
  </w:style>
  <w:style w:type="character" w:customStyle="1" w:styleId="ListLabel3">
    <w:name w:val="ListLabel 3"/>
    <w:qFormat/>
    <w:rsid w:val="00B2777B"/>
    <w:rPr>
      <w:rFonts w:cs="Courier New"/>
    </w:rPr>
  </w:style>
  <w:style w:type="character" w:customStyle="1" w:styleId="ListLabel4">
    <w:name w:val="ListLabel 4"/>
    <w:qFormat/>
    <w:rsid w:val="00B2777B"/>
    <w:rPr>
      <w:rFonts w:cs="Courier New"/>
    </w:rPr>
  </w:style>
  <w:style w:type="character" w:customStyle="1" w:styleId="ListLabel5">
    <w:name w:val="ListLabel 5"/>
    <w:qFormat/>
    <w:rsid w:val="00B2777B"/>
    <w:rPr>
      <w:rFonts w:cs="Courier New"/>
    </w:rPr>
  </w:style>
  <w:style w:type="character" w:customStyle="1" w:styleId="ListLabel6">
    <w:name w:val="ListLabel 6"/>
    <w:qFormat/>
    <w:rsid w:val="00B2777B"/>
    <w:rPr>
      <w:rFonts w:cs="Courier New"/>
    </w:rPr>
  </w:style>
  <w:style w:type="character" w:customStyle="1" w:styleId="ListLabel7">
    <w:name w:val="ListLabel 7"/>
    <w:qFormat/>
    <w:rsid w:val="00B2777B"/>
    <w:rPr>
      <w:rFonts w:cs="Courier New"/>
    </w:rPr>
  </w:style>
  <w:style w:type="character" w:customStyle="1" w:styleId="ListLabel8">
    <w:name w:val="ListLabel 8"/>
    <w:qFormat/>
    <w:rsid w:val="00B2777B"/>
    <w:rPr>
      <w:rFonts w:cs="Courier New"/>
    </w:rPr>
  </w:style>
  <w:style w:type="character" w:customStyle="1" w:styleId="ListLabel9">
    <w:name w:val="ListLabel 9"/>
    <w:qFormat/>
    <w:rsid w:val="00B2777B"/>
    <w:rPr>
      <w:rFonts w:cs="Courier New"/>
    </w:rPr>
  </w:style>
  <w:style w:type="character" w:customStyle="1" w:styleId="ListLabel10">
    <w:name w:val="ListLabel 10"/>
    <w:qFormat/>
    <w:rsid w:val="00B2777B"/>
    <w:rPr>
      <w:rFonts w:cs="Courier New"/>
    </w:rPr>
  </w:style>
  <w:style w:type="character" w:customStyle="1" w:styleId="ListLabel11">
    <w:name w:val="ListLabel 11"/>
    <w:qFormat/>
    <w:rsid w:val="00B2777B"/>
    <w:rPr>
      <w:rFonts w:cs="Courier New"/>
    </w:rPr>
  </w:style>
  <w:style w:type="character" w:customStyle="1" w:styleId="ListLabel12">
    <w:name w:val="ListLabel 12"/>
    <w:qFormat/>
    <w:rsid w:val="00B2777B"/>
    <w:rPr>
      <w:rFonts w:cs="Courier New"/>
    </w:rPr>
  </w:style>
  <w:style w:type="character" w:customStyle="1" w:styleId="ListLabel13">
    <w:name w:val="ListLabel 13"/>
    <w:qFormat/>
    <w:rsid w:val="00B2777B"/>
    <w:rPr>
      <w:rFonts w:cs="Courier New"/>
    </w:rPr>
  </w:style>
  <w:style w:type="character" w:customStyle="1" w:styleId="ListLabel14">
    <w:name w:val="ListLabel 14"/>
    <w:qFormat/>
    <w:rsid w:val="00B2777B"/>
    <w:rPr>
      <w:rFonts w:cs="Courier New"/>
    </w:rPr>
  </w:style>
  <w:style w:type="character" w:customStyle="1" w:styleId="ListLabel15">
    <w:name w:val="ListLabel 15"/>
    <w:qFormat/>
    <w:rsid w:val="00B2777B"/>
    <w:rPr>
      <w:rFonts w:cs="Courier New"/>
    </w:rPr>
  </w:style>
  <w:style w:type="character" w:customStyle="1" w:styleId="ListLabel16">
    <w:name w:val="ListLabel 16"/>
    <w:qFormat/>
    <w:rsid w:val="00B2777B"/>
    <w:rPr>
      <w:rFonts w:cs="Courier New"/>
    </w:rPr>
  </w:style>
  <w:style w:type="character" w:customStyle="1" w:styleId="ListLabel17">
    <w:name w:val="ListLabel 17"/>
    <w:qFormat/>
    <w:rsid w:val="00B2777B"/>
    <w:rPr>
      <w:rFonts w:cs="Courier New"/>
    </w:rPr>
  </w:style>
  <w:style w:type="character" w:customStyle="1" w:styleId="ListLabel18">
    <w:name w:val="ListLabel 18"/>
    <w:qFormat/>
    <w:rsid w:val="00B2777B"/>
    <w:rPr>
      <w:rFonts w:cs="Courier New"/>
    </w:rPr>
  </w:style>
  <w:style w:type="character" w:customStyle="1" w:styleId="ListLabel19">
    <w:name w:val="ListLabel 19"/>
    <w:qFormat/>
    <w:rsid w:val="00B2777B"/>
    <w:rPr>
      <w:rFonts w:cs="Courier New"/>
    </w:rPr>
  </w:style>
  <w:style w:type="character" w:customStyle="1" w:styleId="ListLabel20">
    <w:name w:val="ListLabel 20"/>
    <w:qFormat/>
    <w:rsid w:val="00B2777B"/>
    <w:rPr>
      <w:rFonts w:cs="Courier New"/>
    </w:rPr>
  </w:style>
  <w:style w:type="character" w:customStyle="1" w:styleId="ListLabel21">
    <w:name w:val="ListLabel 21"/>
    <w:qFormat/>
    <w:rsid w:val="00B2777B"/>
    <w:rPr>
      <w:rFonts w:cs="Courier New"/>
    </w:rPr>
  </w:style>
  <w:style w:type="character" w:customStyle="1" w:styleId="ListLabel22">
    <w:name w:val="ListLabel 22"/>
    <w:qFormat/>
    <w:rsid w:val="00B2777B"/>
    <w:rPr>
      <w:rFonts w:cs="Courier New"/>
    </w:rPr>
  </w:style>
  <w:style w:type="character" w:customStyle="1" w:styleId="ListLabel23">
    <w:name w:val="ListLabel 23"/>
    <w:qFormat/>
    <w:rsid w:val="00B2777B"/>
    <w:rPr>
      <w:rFonts w:cs="Courier New"/>
    </w:rPr>
  </w:style>
  <w:style w:type="character" w:customStyle="1" w:styleId="ListLabel24">
    <w:name w:val="ListLabel 24"/>
    <w:qFormat/>
    <w:rsid w:val="00B2777B"/>
    <w:rPr>
      <w:rFonts w:cs="Courier New"/>
    </w:rPr>
  </w:style>
  <w:style w:type="character" w:customStyle="1" w:styleId="ListLabel25">
    <w:name w:val="ListLabel 25"/>
    <w:qFormat/>
    <w:rsid w:val="00B2777B"/>
    <w:rPr>
      <w:rFonts w:cs="Courier New"/>
    </w:rPr>
  </w:style>
  <w:style w:type="character" w:customStyle="1" w:styleId="ListLabel26">
    <w:name w:val="ListLabel 26"/>
    <w:qFormat/>
    <w:rsid w:val="00B2777B"/>
    <w:rPr>
      <w:rFonts w:cs="Courier New"/>
    </w:rPr>
  </w:style>
  <w:style w:type="character" w:customStyle="1" w:styleId="ListLabel27">
    <w:name w:val="ListLabel 27"/>
    <w:qFormat/>
    <w:rsid w:val="00B2777B"/>
    <w:rPr>
      <w:rFonts w:cs="Courier New"/>
    </w:rPr>
  </w:style>
  <w:style w:type="character" w:customStyle="1" w:styleId="ListLabel28">
    <w:name w:val="ListLabel 28"/>
    <w:qFormat/>
    <w:rsid w:val="00B2777B"/>
    <w:rPr>
      <w:rFonts w:cs="Courier New"/>
    </w:rPr>
  </w:style>
  <w:style w:type="character" w:customStyle="1" w:styleId="ListLabel29">
    <w:name w:val="ListLabel 29"/>
    <w:qFormat/>
    <w:rsid w:val="00B2777B"/>
    <w:rPr>
      <w:rFonts w:cs="Courier New"/>
    </w:rPr>
  </w:style>
  <w:style w:type="character" w:customStyle="1" w:styleId="ListLabel30">
    <w:name w:val="ListLabel 30"/>
    <w:qFormat/>
    <w:rsid w:val="00B2777B"/>
    <w:rPr>
      <w:rFonts w:cs="Courier New"/>
    </w:rPr>
  </w:style>
  <w:style w:type="character" w:customStyle="1" w:styleId="ListLabel31">
    <w:name w:val="ListLabel 31"/>
    <w:qFormat/>
    <w:rsid w:val="00B2777B"/>
    <w:rPr>
      <w:rFonts w:cs="Courier New"/>
    </w:rPr>
  </w:style>
  <w:style w:type="character" w:customStyle="1" w:styleId="ListLabel32">
    <w:name w:val="ListLabel 32"/>
    <w:qFormat/>
    <w:rsid w:val="00B2777B"/>
    <w:rPr>
      <w:rFonts w:cs="Courier New"/>
    </w:rPr>
  </w:style>
  <w:style w:type="character" w:customStyle="1" w:styleId="ListLabel33">
    <w:name w:val="ListLabel 33"/>
    <w:qFormat/>
    <w:rsid w:val="00B2777B"/>
    <w:rPr>
      <w:rFonts w:cs="Courier New"/>
    </w:rPr>
  </w:style>
  <w:style w:type="character" w:customStyle="1" w:styleId="ListLabel34">
    <w:name w:val="ListLabel 34"/>
    <w:qFormat/>
    <w:rsid w:val="00B2777B"/>
    <w:rPr>
      <w:rFonts w:cs="Courier New"/>
    </w:rPr>
  </w:style>
  <w:style w:type="character" w:customStyle="1" w:styleId="ListLabel35">
    <w:name w:val="ListLabel 35"/>
    <w:qFormat/>
    <w:rsid w:val="00B2777B"/>
    <w:rPr>
      <w:rFonts w:cs="Courier New"/>
    </w:rPr>
  </w:style>
  <w:style w:type="character" w:customStyle="1" w:styleId="ListLabel36">
    <w:name w:val="ListLabel 36"/>
    <w:qFormat/>
    <w:rsid w:val="00B2777B"/>
    <w:rPr>
      <w:rFonts w:cs="Courier New"/>
    </w:rPr>
  </w:style>
  <w:style w:type="character" w:customStyle="1" w:styleId="ListLabel37">
    <w:name w:val="ListLabel 37"/>
    <w:qFormat/>
    <w:rsid w:val="00B2777B"/>
    <w:rPr>
      <w:rFonts w:cs="Courier New"/>
    </w:rPr>
  </w:style>
  <w:style w:type="character" w:customStyle="1" w:styleId="ListLabel38">
    <w:name w:val="ListLabel 38"/>
    <w:qFormat/>
    <w:rsid w:val="00B2777B"/>
    <w:rPr>
      <w:rFonts w:cs="Courier New"/>
    </w:rPr>
  </w:style>
  <w:style w:type="character" w:customStyle="1" w:styleId="ListLabel39">
    <w:name w:val="ListLabel 39"/>
    <w:qFormat/>
    <w:rsid w:val="00B2777B"/>
    <w:rPr>
      <w:rFonts w:cs="Courier New"/>
    </w:rPr>
  </w:style>
  <w:style w:type="character" w:customStyle="1" w:styleId="ListLabel40">
    <w:name w:val="ListLabel 40"/>
    <w:qFormat/>
    <w:rsid w:val="00B2777B"/>
    <w:rPr>
      <w:rFonts w:cs="Courier New"/>
    </w:rPr>
  </w:style>
  <w:style w:type="character" w:customStyle="1" w:styleId="ListLabel41">
    <w:name w:val="ListLabel 41"/>
    <w:qFormat/>
    <w:rsid w:val="00B2777B"/>
    <w:rPr>
      <w:rFonts w:cs="Courier New"/>
    </w:rPr>
  </w:style>
  <w:style w:type="character" w:customStyle="1" w:styleId="ListLabel42">
    <w:name w:val="ListLabel 42"/>
    <w:qFormat/>
    <w:rsid w:val="00B2777B"/>
    <w:rPr>
      <w:rFonts w:cs="Courier New"/>
    </w:rPr>
  </w:style>
  <w:style w:type="character" w:customStyle="1" w:styleId="ListLabel43">
    <w:name w:val="ListLabel 43"/>
    <w:qFormat/>
    <w:rsid w:val="00B2777B"/>
    <w:rPr>
      <w:rFonts w:cs="Courier New"/>
    </w:rPr>
  </w:style>
  <w:style w:type="character" w:customStyle="1" w:styleId="ListLabel44">
    <w:name w:val="ListLabel 44"/>
    <w:qFormat/>
    <w:rsid w:val="00B2777B"/>
    <w:rPr>
      <w:rFonts w:cs="Courier New"/>
    </w:rPr>
  </w:style>
  <w:style w:type="character" w:customStyle="1" w:styleId="ListLabel45">
    <w:name w:val="ListLabel 45"/>
    <w:qFormat/>
    <w:rsid w:val="00B2777B"/>
    <w:rPr>
      <w:rFonts w:cs="Courier New"/>
    </w:rPr>
  </w:style>
  <w:style w:type="character" w:customStyle="1" w:styleId="ListLabel46">
    <w:name w:val="ListLabel 46"/>
    <w:qFormat/>
    <w:rsid w:val="00B2777B"/>
    <w:rPr>
      <w:rFonts w:cs="Courier New"/>
    </w:rPr>
  </w:style>
  <w:style w:type="character" w:customStyle="1" w:styleId="ListLabel47">
    <w:name w:val="ListLabel 47"/>
    <w:qFormat/>
    <w:rsid w:val="00B2777B"/>
    <w:rPr>
      <w:rFonts w:cs="Courier New"/>
    </w:rPr>
  </w:style>
  <w:style w:type="character" w:customStyle="1" w:styleId="ListLabel48">
    <w:name w:val="ListLabel 48"/>
    <w:qFormat/>
    <w:rsid w:val="00B2777B"/>
    <w:rPr>
      <w:rFonts w:cs="Courier New"/>
    </w:rPr>
  </w:style>
  <w:style w:type="character" w:customStyle="1" w:styleId="ListLabel49">
    <w:name w:val="ListLabel 49"/>
    <w:qFormat/>
    <w:rsid w:val="00B2777B"/>
    <w:rPr>
      <w:rFonts w:cs="Courier New"/>
    </w:rPr>
  </w:style>
  <w:style w:type="character" w:customStyle="1" w:styleId="ListLabel50">
    <w:name w:val="ListLabel 50"/>
    <w:qFormat/>
    <w:rsid w:val="00B2777B"/>
    <w:rPr>
      <w:rFonts w:cs="Courier New"/>
    </w:rPr>
  </w:style>
  <w:style w:type="character" w:customStyle="1" w:styleId="ListLabel51">
    <w:name w:val="ListLabel 51"/>
    <w:qFormat/>
    <w:rsid w:val="00B2777B"/>
    <w:rPr>
      <w:rFonts w:cs="Courier New"/>
    </w:rPr>
  </w:style>
  <w:style w:type="character" w:customStyle="1" w:styleId="ListLabel52">
    <w:name w:val="ListLabel 52"/>
    <w:qFormat/>
    <w:rsid w:val="00B2777B"/>
    <w:rPr>
      <w:rFonts w:cs="Courier New"/>
    </w:rPr>
  </w:style>
  <w:style w:type="character" w:customStyle="1" w:styleId="ListLabel53">
    <w:name w:val="ListLabel 53"/>
    <w:qFormat/>
    <w:rsid w:val="00B2777B"/>
    <w:rPr>
      <w:rFonts w:cs="Courier New"/>
    </w:rPr>
  </w:style>
  <w:style w:type="character" w:customStyle="1" w:styleId="ListLabel54">
    <w:name w:val="ListLabel 54"/>
    <w:qFormat/>
    <w:rsid w:val="00B2777B"/>
    <w:rPr>
      <w:rFonts w:cs="Courier New"/>
    </w:rPr>
  </w:style>
  <w:style w:type="character" w:customStyle="1" w:styleId="ListLabel55">
    <w:name w:val="ListLabel 55"/>
    <w:qFormat/>
    <w:rsid w:val="00B2777B"/>
    <w:rPr>
      <w:rFonts w:cs="Courier New"/>
    </w:rPr>
  </w:style>
  <w:style w:type="character" w:customStyle="1" w:styleId="ListLabel56">
    <w:name w:val="ListLabel 56"/>
    <w:qFormat/>
    <w:rsid w:val="00B2777B"/>
    <w:rPr>
      <w:rFonts w:cs="Courier New"/>
    </w:rPr>
  </w:style>
  <w:style w:type="character" w:customStyle="1" w:styleId="ListLabel57">
    <w:name w:val="ListLabel 57"/>
    <w:qFormat/>
    <w:rsid w:val="00B2777B"/>
    <w:rPr>
      <w:rFonts w:cs="Courier New"/>
    </w:rPr>
  </w:style>
  <w:style w:type="character" w:customStyle="1" w:styleId="ListLabel58">
    <w:name w:val="ListLabel 58"/>
    <w:qFormat/>
    <w:rsid w:val="00B2777B"/>
    <w:rPr>
      <w:rFonts w:cs="Courier New"/>
    </w:rPr>
  </w:style>
  <w:style w:type="character" w:customStyle="1" w:styleId="ListLabel59">
    <w:name w:val="ListLabel 59"/>
    <w:qFormat/>
    <w:rsid w:val="00B2777B"/>
    <w:rPr>
      <w:rFonts w:cs="Courier New"/>
    </w:rPr>
  </w:style>
  <w:style w:type="character" w:customStyle="1" w:styleId="ListLabel60">
    <w:name w:val="ListLabel 60"/>
    <w:qFormat/>
    <w:rsid w:val="00B2777B"/>
    <w:rPr>
      <w:rFonts w:cs="Courier New"/>
    </w:rPr>
  </w:style>
  <w:style w:type="character" w:customStyle="1" w:styleId="ListLabel61">
    <w:name w:val="ListLabel 61"/>
    <w:qFormat/>
    <w:rsid w:val="00B2777B"/>
    <w:rPr>
      <w:rFonts w:cs="Courier New"/>
    </w:rPr>
  </w:style>
  <w:style w:type="character" w:customStyle="1" w:styleId="ListLabel62">
    <w:name w:val="ListLabel 62"/>
    <w:qFormat/>
    <w:rsid w:val="00B2777B"/>
    <w:rPr>
      <w:rFonts w:cs="Courier New"/>
    </w:rPr>
  </w:style>
  <w:style w:type="character" w:customStyle="1" w:styleId="ListLabel63">
    <w:name w:val="ListLabel 63"/>
    <w:qFormat/>
    <w:rsid w:val="00B2777B"/>
    <w:rPr>
      <w:rFonts w:cs="Courier New"/>
    </w:rPr>
  </w:style>
  <w:style w:type="character" w:customStyle="1" w:styleId="ListLabel64">
    <w:name w:val="ListLabel 64"/>
    <w:qFormat/>
    <w:rsid w:val="00B2777B"/>
    <w:rPr>
      <w:rFonts w:cs="Courier New"/>
    </w:rPr>
  </w:style>
  <w:style w:type="character" w:customStyle="1" w:styleId="ListLabel65">
    <w:name w:val="ListLabel 65"/>
    <w:qFormat/>
    <w:rsid w:val="00B2777B"/>
    <w:rPr>
      <w:rFonts w:cs="Courier New"/>
    </w:rPr>
  </w:style>
  <w:style w:type="character" w:customStyle="1" w:styleId="ListLabel66">
    <w:name w:val="ListLabel 66"/>
    <w:qFormat/>
    <w:rsid w:val="00B2777B"/>
    <w:rPr>
      <w:rFonts w:cs="Courier New"/>
    </w:rPr>
  </w:style>
  <w:style w:type="paragraph" w:customStyle="1" w:styleId="Heading">
    <w:name w:val="Heading"/>
    <w:basedOn w:val="Normal"/>
    <w:next w:val="BodyText"/>
    <w:qFormat/>
    <w:rsid w:val="00B2777B"/>
    <w:pPr>
      <w:keepNext/>
      <w:spacing w:before="240" w:after="120"/>
    </w:pPr>
    <w:rPr>
      <w:rFonts w:ascii="Liberation Sans" w:eastAsia="Microsoft YaHei" w:hAnsi="Liberation Sans" w:cs="Lucida Sans"/>
      <w:sz w:val="28"/>
      <w:szCs w:val="28"/>
    </w:rPr>
  </w:style>
  <w:style w:type="paragraph" w:styleId="BodyText">
    <w:name w:val="Body Text"/>
    <w:basedOn w:val="Normal"/>
    <w:rsid w:val="00B2777B"/>
    <w:pPr>
      <w:spacing w:after="140" w:line="288" w:lineRule="auto"/>
    </w:pPr>
  </w:style>
  <w:style w:type="paragraph" w:styleId="List">
    <w:name w:val="List"/>
    <w:basedOn w:val="BodyText"/>
    <w:rsid w:val="00B2777B"/>
    <w:rPr>
      <w:rFonts w:cs="Lucida Sans"/>
    </w:rPr>
  </w:style>
  <w:style w:type="paragraph" w:styleId="Caption">
    <w:name w:val="caption"/>
    <w:basedOn w:val="Normal"/>
    <w:qFormat/>
    <w:rsid w:val="00B2777B"/>
    <w:pPr>
      <w:suppressLineNumbers/>
      <w:spacing w:before="120" w:after="120"/>
    </w:pPr>
    <w:rPr>
      <w:rFonts w:cs="Lucida Sans"/>
      <w:i/>
      <w:iCs/>
      <w:sz w:val="24"/>
      <w:szCs w:val="24"/>
    </w:rPr>
  </w:style>
  <w:style w:type="paragraph" w:customStyle="1" w:styleId="Index">
    <w:name w:val="Index"/>
    <w:basedOn w:val="Normal"/>
    <w:qFormat/>
    <w:rsid w:val="00B2777B"/>
    <w:pPr>
      <w:suppressLineNumbers/>
    </w:pPr>
    <w:rPr>
      <w:rFonts w:cs="Lucida Sans"/>
    </w:rPr>
  </w:style>
  <w:style w:type="paragraph" w:styleId="Header">
    <w:name w:val="header"/>
    <w:basedOn w:val="Normal"/>
    <w:link w:val="HeaderChar"/>
    <w:uiPriority w:val="99"/>
    <w:unhideWhenUsed/>
    <w:rsid w:val="002B5B08"/>
    <w:pPr>
      <w:tabs>
        <w:tab w:val="center" w:pos="4680"/>
        <w:tab w:val="right" w:pos="9360"/>
      </w:tabs>
      <w:spacing w:after="0" w:line="240" w:lineRule="auto"/>
    </w:pPr>
  </w:style>
  <w:style w:type="paragraph" w:styleId="Footer">
    <w:name w:val="footer"/>
    <w:basedOn w:val="Normal"/>
    <w:link w:val="FooterChar"/>
    <w:uiPriority w:val="99"/>
    <w:unhideWhenUsed/>
    <w:rsid w:val="002B5B08"/>
    <w:pPr>
      <w:tabs>
        <w:tab w:val="center" w:pos="4680"/>
        <w:tab w:val="right" w:pos="9360"/>
      </w:tabs>
      <w:spacing w:after="0" w:line="240" w:lineRule="auto"/>
    </w:pPr>
  </w:style>
  <w:style w:type="paragraph" w:styleId="Subtitle">
    <w:name w:val="Subtitle"/>
    <w:basedOn w:val="Normal"/>
    <w:next w:val="Normal"/>
    <w:link w:val="SubtitleChar"/>
    <w:uiPriority w:val="11"/>
    <w:qFormat/>
    <w:rsid w:val="00C74141"/>
    <w:pPr>
      <w:spacing w:after="200" w:line="276" w:lineRule="auto"/>
    </w:pPr>
    <w:rPr>
      <w:rFonts w:asciiTheme="majorHAnsi" w:eastAsiaTheme="majorEastAsia" w:hAnsiTheme="majorHAnsi" w:cstheme="majorBidi"/>
      <w:i/>
      <w:iCs/>
      <w:color w:val="4472C4" w:themeColor="accent1"/>
      <w:spacing w:val="15"/>
      <w:sz w:val="24"/>
      <w:szCs w:val="24"/>
    </w:rPr>
  </w:style>
  <w:style w:type="paragraph" w:styleId="ListParagraph">
    <w:name w:val="List Paragraph"/>
    <w:basedOn w:val="Normal"/>
    <w:uiPriority w:val="34"/>
    <w:qFormat/>
    <w:rsid w:val="00B16D31"/>
    <w:pPr>
      <w:spacing w:after="0" w:line="240" w:lineRule="auto"/>
      <w:ind w:left="720"/>
      <w:contextualSpacing/>
    </w:pPr>
    <w:rPr>
      <w:rFonts w:eastAsiaTheme="minorEastAsia"/>
      <w:sz w:val="24"/>
      <w:szCs w:val="24"/>
    </w:rPr>
  </w:style>
  <w:style w:type="paragraph" w:styleId="NormalWeb">
    <w:name w:val="Normal (Web)"/>
    <w:basedOn w:val="Normal"/>
    <w:uiPriority w:val="99"/>
    <w:unhideWhenUsed/>
    <w:qFormat/>
    <w:rsid w:val="007F1EE5"/>
    <w:pPr>
      <w:spacing w:beforeAutospacing="1"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qFormat/>
    <w:rsid w:val="001D00F7"/>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qFormat/>
    <w:rsid w:val="00913F52"/>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913F52"/>
    <w:rPr>
      <w:b/>
      <w:bCs/>
    </w:rPr>
  </w:style>
  <w:style w:type="paragraph" w:styleId="Revision">
    <w:name w:val="Revision"/>
    <w:uiPriority w:val="99"/>
    <w:semiHidden/>
    <w:qFormat/>
    <w:rsid w:val="002D73D2"/>
    <w:rPr>
      <w:lang w:val="en-GB"/>
    </w:rPr>
  </w:style>
  <w:style w:type="table" w:styleId="TableGrid">
    <w:name w:val="Table Grid"/>
    <w:basedOn w:val="TableNormal"/>
    <w:uiPriority w:val="59"/>
    <w:rsid w:val="00B16D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diagramData" Target="diagrams/data1.xml"/><Relationship Id="rId34"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footer" Target="footer1.xml"/><Relationship Id="rId30" Type="http://schemas.microsoft.com/office/2016/09/relationships/commentsIds" Target="commentsId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DE12FE-E428-4122-8E34-3656C4E45C20}" type="doc">
      <dgm:prSet loTypeId="urn:microsoft.com/office/officeart/2005/8/layout/radial1" loCatId="relationship" qsTypeId="urn:microsoft.com/office/officeart/2005/8/quickstyle/3d1" qsCatId="3D" csTypeId="urn:microsoft.com/office/officeart/2005/8/colors/accent1_2" csCatId="accent1" phldr="1"/>
      <dgm:spPr/>
      <dgm:t>
        <a:bodyPr/>
        <a:lstStyle/>
        <a:p>
          <a:endParaRPr lang="en-US"/>
        </a:p>
      </dgm:t>
    </dgm:pt>
    <dgm:pt modelId="{D95F412B-4C0F-41A7-AA80-F728EC425985}">
      <dgm:prSet phldrT="[Text]"/>
      <dgm:spPr/>
      <dgm:t>
        <a:bodyPr/>
        <a:lstStyle/>
        <a:p>
          <a:r>
            <a:rPr lang="en-US"/>
            <a:t>Characterstics of Living Things</a:t>
          </a:r>
        </a:p>
      </dgm:t>
    </dgm:pt>
    <dgm:pt modelId="{CB8E5103-B6AE-477B-9B87-DF0701902698}" type="parTrans" cxnId="{5109E3E2-2F2E-40CB-9A22-6BA3C31D6659}">
      <dgm:prSet/>
      <dgm:spPr/>
      <dgm:t>
        <a:bodyPr/>
        <a:lstStyle/>
        <a:p>
          <a:endParaRPr lang="en-US"/>
        </a:p>
      </dgm:t>
    </dgm:pt>
    <dgm:pt modelId="{CD2A3CAE-44F3-4EAE-98E4-5F02A04F3B89}" type="sibTrans" cxnId="{5109E3E2-2F2E-40CB-9A22-6BA3C31D6659}">
      <dgm:prSet/>
      <dgm:spPr/>
      <dgm:t>
        <a:bodyPr/>
        <a:lstStyle/>
        <a:p>
          <a:endParaRPr lang="en-US"/>
        </a:p>
      </dgm:t>
    </dgm:pt>
    <dgm:pt modelId="{A189965B-50DF-4DE1-AC1F-DB3AE2D1ABBB}">
      <dgm:prSet phldrT="[Text]"/>
      <dgm:spPr/>
      <dgm:t>
        <a:bodyPr/>
        <a:lstStyle/>
        <a:p>
          <a:r>
            <a:rPr lang="en-US"/>
            <a:t>Nutrition </a:t>
          </a:r>
        </a:p>
      </dgm:t>
    </dgm:pt>
    <dgm:pt modelId="{515AEC12-34EF-4E32-B38F-688073A153C3}" type="parTrans" cxnId="{1A9B0B46-D13E-4D53-BEC0-090ECE29371C}">
      <dgm:prSet/>
      <dgm:spPr/>
      <dgm:t>
        <a:bodyPr/>
        <a:lstStyle/>
        <a:p>
          <a:endParaRPr lang="en-US"/>
        </a:p>
      </dgm:t>
    </dgm:pt>
    <dgm:pt modelId="{BF7F0874-6D63-4E16-A9AD-209DA6491795}" type="sibTrans" cxnId="{1A9B0B46-D13E-4D53-BEC0-090ECE29371C}">
      <dgm:prSet/>
      <dgm:spPr/>
      <dgm:t>
        <a:bodyPr/>
        <a:lstStyle/>
        <a:p>
          <a:endParaRPr lang="en-US"/>
        </a:p>
      </dgm:t>
    </dgm:pt>
    <dgm:pt modelId="{25F76BDF-673F-41AA-9690-2CCA4F8A2562}">
      <dgm:prSet phldrT="[Text]"/>
      <dgm:spPr/>
      <dgm:t>
        <a:bodyPr/>
        <a:lstStyle/>
        <a:p>
          <a:r>
            <a:rPr lang="en-US"/>
            <a:t>Respiration</a:t>
          </a:r>
        </a:p>
      </dgm:t>
    </dgm:pt>
    <dgm:pt modelId="{E91AE311-4170-4488-90FD-40456723C519}" type="parTrans" cxnId="{E2F6FCC0-AD81-476D-AF56-675CCC4F7260}">
      <dgm:prSet/>
      <dgm:spPr/>
      <dgm:t>
        <a:bodyPr/>
        <a:lstStyle/>
        <a:p>
          <a:endParaRPr lang="en-US"/>
        </a:p>
      </dgm:t>
    </dgm:pt>
    <dgm:pt modelId="{FED832B3-B8E6-4B0F-A5AC-884F2294FCC8}" type="sibTrans" cxnId="{E2F6FCC0-AD81-476D-AF56-675CCC4F7260}">
      <dgm:prSet/>
      <dgm:spPr/>
      <dgm:t>
        <a:bodyPr/>
        <a:lstStyle/>
        <a:p>
          <a:endParaRPr lang="en-US"/>
        </a:p>
      </dgm:t>
    </dgm:pt>
    <dgm:pt modelId="{B8E154C6-ACD0-4C0F-9223-AC7FBAE90C89}">
      <dgm:prSet phldrT="[Text]"/>
      <dgm:spPr/>
      <dgm:t>
        <a:bodyPr/>
        <a:lstStyle/>
        <a:p>
          <a:r>
            <a:rPr lang="en-US"/>
            <a:t>Growth</a:t>
          </a:r>
        </a:p>
      </dgm:t>
    </dgm:pt>
    <dgm:pt modelId="{A0FDCE93-F9C7-47F1-9CF5-D200A4F74640}" type="parTrans" cxnId="{3EE8D37E-214C-4B56-8904-17AA515E488D}">
      <dgm:prSet/>
      <dgm:spPr/>
      <dgm:t>
        <a:bodyPr/>
        <a:lstStyle/>
        <a:p>
          <a:endParaRPr lang="en-US"/>
        </a:p>
      </dgm:t>
    </dgm:pt>
    <dgm:pt modelId="{FCE24E0D-7C77-4D1F-BBD4-7A4877FF416D}" type="sibTrans" cxnId="{3EE8D37E-214C-4B56-8904-17AA515E488D}">
      <dgm:prSet/>
      <dgm:spPr/>
      <dgm:t>
        <a:bodyPr/>
        <a:lstStyle/>
        <a:p>
          <a:endParaRPr lang="en-US"/>
        </a:p>
      </dgm:t>
    </dgm:pt>
    <dgm:pt modelId="{30958FBA-88E3-495B-8744-0F091CB26B81}">
      <dgm:prSet phldrT="[Text]"/>
      <dgm:spPr/>
      <dgm:t>
        <a:bodyPr/>
        <a:lstStyle/>
        <a:p>
          <a:r>
            <a:rPr lang="en-US"/>
            <a:t>Excretion</a:t>
          </a:r>
        </a:p>
      </dgm:t>
    </dgm:pt>
    <dgm:pt modelId="{3DFAB3C9-CA71-4FB5-844D-E9817547D510}" type="parTrans" cxnId="{2138E381-F8A5-4F4E-9F17-ADA39E10637F}">
      <dgm:prSet/>
      <dgm:spPr/>
      <dgm:t>
        <a:bodyPr/>
        <a:lstStyle/>
        <a:p>
          <a:endParaRPr lang="en-US"/>
        </a:p>
      </dgm:t>
    </dgm:pt>
    <dgm:pt modelId="{6082BE64-5AF8-48E0-A34E-397CE402F03D}" type="sibTrans" cxnId="{2138E381-F8A5-4F4E-9F17-ADA39E10637F}">
      <dgm:prSet/>
      <dgm:spPr/>
      <dgm:t>
        <a:bodyPr/>
        <a:lstStyle/>
        <a:p>
          <a:endParaRPr lang="en-US"/>
        </a:p>
      </dgm:t>
    </dgm:pt>
    <dgm:pt modelId="{00EB0C63-9718-4C2F-9B11-C337D4A4E0AB}">
      <dgm:prSet/>
      <dgm:spPr/>
      <dgm:t>
        <a:bodyPr/>
        <a:lstStyle/>
        <a:p>
          <a:r>
            <a:rPr lang="en-US"/>
            <a:t>Reproduction</a:t>
          </a:r>
        </a:p>
      </dgm:t>
    </dgm:pt>
    <dgm:pt modelId="{519B61E5-F262-4887-8749-5E8556FB6ADA}" type="parTrans" cxnId="{36E6359E-5BC5-4808-84D3-AC9F4CC159C2}">
      <dgm:prSet/>
      <dgm:spPr/>
      <dgm:t>
        <a:bodyPr/>
        <a:lstStyle/>
        <a:p>
          <a:endParaRPr lang="en-US"/>
        </a:p>
      </dgm:t>
    </dgm:pt>
    <dgm:pt modelId="{BBBEB3A6-BC50-4E7B-BC1E-379AAEDB3009}" type="sibTrans" cxnId="{36E6359E-5BC5-4808-84D3-AC9F4CC159C2}">
      <dgm:prSet/>
      <dgm:spPr/>
      <dgm:t>
        <a:bodyPr/>
        <a:lstStyle/>
        <a:p>
          <a:endParaRPr lang="en-US"/>
        </a:p>
      </dgm:t>
    </dgm:pt>
    <dgm:pt modelId="{F92924CE-8E43-4C45-BA1A-49280AA5217B}">
      <dgm:prSet/>
      <dgm:spPr/>
      <dgm:t>
        <a:bodyPr/>
        <a:lstStyle/>
        <a:p>
          <a:r>
            <a:rPr lang="en-US"/>
            <a:t>Response to Stimulus</a:t>
          </a:r>
        </a:p>
      </dgm:t>
    </dgm:pt>
    <dgm:pt modelId="{8C2B80D2-3807-4D1E-9CC4-FD65AAA5D3EA}" type="parTrans" cxnId="{13807C4B-0574-4C1D-85BF-827987573704}">
      <dgm:prSet/>
      <dgm:spPr/>
      <dgm:t>
        <a:bodyPr/>
        <a:lstStyle/>
        <a:p>
          <a:endParaRPr lang="en-US"/>
        </a:p>
      </dgm:t>
    </dgm:pt>
    <dgm:pt modelId="{C61ACCB8-27D1-48DD-A03B-A92135DE524F}" type="sibTrans" cxnId="{13807C4B-0574-4C1D-85BF-827987573704}">
      <dgm:prSet/>
      <dgm:spPr/>
      <dgm:t>
        <a:bodyPr/>
        <a:lstStyle/>
        <a:p>
          <a:endParaRPr lang="en-US"/>
        </a:p>
      </dgm:t>
    </dgm:pt>
    <dgm:pt modelId="{0CA52D68-E5FB-44CA-89F5-4BC7492C6F0B}">
      <dgm:prSet/>
      <dgm:spPr/>
      <dgm:t>
        <a:bodyPr/>
        <a:lstStyle/>
        <a:p>
          <a:r>
            <a:rPr lang="en-US"/>
            <a:t>Movement</a:t>
          </a:r>
        </a:p>
      </dgm:t>
    </dgm:pt>
    <dgm:pt modelId="{D82D1BE0-FA56-4AE4-B3B1-617446B9126C}" type="parTrans" cxnId="{A6515052-D56B-4DDD-9DE0-A79A91ADEF8F}">
      <dgm:prSet/>
      <dgm:spPr/>
      <dgm:t>
        <a:bodyPr/>
        <a:lstStyle/>
        <a:p>
          <a:endParaRPr lang="en-US"/>
        </a:p>
      </dgm:t>
    </dgm:pt>
    <dgm:pt modelId="{69042996-8ECC-44E9-BE17-0E0D1006E1DB}" type="sibTrans" cxnId="{A6515052-D56B-4DDD-9DE0-A79A91ADEF8F}">
      <dgm:prSet/>
      <dgm:spPr/>
      <dgm:t>
        <a:bodyPr/>
        <a:lstStyle/>
        <a:p>
          <a:endParaRPr lang="en-US"/>
        </a:p>
      </dgm:t>
    </dgm:pt>
    <dgm:pt modelId="{3CA034D4-78A2-42CA-9FB7-31DB69584E02}">
      <dgm:prSet/>
      <dgm:spPr/>
      <dgm:t>
        <a:bodyPr/>
        <a:lstStyle/>
        <a:p>
          <a:r>
            <a:rPr lang="en-US"/>
            <a:t>Cellular Structure</a:t>
          </a:r>
        </a:p>
      </dgm:t>
    </dgm:pt>
    <dgm:pt modelId="{E5095D0C-03F3-4BB8-A0BC-40BBC4235520}" type="parTrans" cxnId="{9812F499-1C65-4F26-BC82-E3A95AC1E462}">
      <dgm:prSet/>
      <dgm:spPr/>
      <dgm:t>
        <a:bodyPr/>
        <a:lstStyle/>
        <a:p>
          <a:endParaRPr lang="en-US"/>
        </a:p>
      </dgm:t>
    </dgm:pt>
    <dgm:pt modelId="{080D6C88-E048-440F-AFF1-B3342AA6170B}" type="sibTrans" cxnId="{9812F499-1C65-4F26-BC82-E3A95AC1E462}">
      <dgm:prSet/>
      <dgm:spPr/>
      <dgm:t>
        <a:bodyPr/>
        <a:lstStyle/>
        <a:p>
          <a:endParaRPr lang="en-US"/>
        </a:p>
      </dgm:t>
    </dgm:pt>
    <dgm:pt modelId="{2F3BC80D-7187-4B86-B62D-47E27363E14E}">
      <dgm:prSet/>
      <dgm:spPr/>
      <dgm:t>
        <a:bodyPr/>
        <a:lstStyle/>
        <a:p>
          <a:r>
            <a:rPr lang="en-US"/>
            <a:t>Definite Lifespan</a:t>
          </a:r>
        </a:p>
      </dgm:t>
    </dgm:pt>
    <dgm:pt modelId="{F36CC85A-A3E7-485A-BB70-99EB337ABE1A}" type="parTrans" cxnId="{2C17F317-3416-4175-8946-9862392686E7}">
      <dgm:prSet/>
      <dgm:spPr/>
      <dgm:t>
        <a:bodyPr/>
        <a:lstStyle/>
        <a:p>
          <a:endParaRPr lang="en-US"/>
        </a:p>
      </dgm:t>
    </dgm:pt>
    <dgm:pt modelId="{39B3C378-1496-42B2-8EE3-4697222CEDFE}" type="sibTrans" cxnId="{2C17F317-3416-4175-8946-9862392686E7}">
      <dgm:prSet/>
      <dgm:spPr/>
      <dgm:t>
        <a:bodyPr/>
        <a:lstStyle/>
        <a:p>
          <a:endParaRPr lang="en-US"/>
        </a:p>
      </dgm:t>
    </dgm:pt>
    <dgm:pt modelId="{71800BB3-8036-44F0-8F8F-6868BD4DAC64}" type="pres">
      <dgm:prSet presAssocID="{3ADE12FE-E428-4122-8E34-3656C4E45C20}" presName="cycle" presStyleCnt="0">
        <dgm:presLayoutVars>
          <dgm:chMax val="1"/>
          <dgm:dir/>
          <dgm:animLvl val="ctr"/>
          <dgm:resizeHandles val="exact"/>
        </dgm:presLayoutVars>
      </dgm:prSet>
      <dgm:spPr/>
      <dgm:t>
        <a:bodyPr/>
        <a:lstStyle/>
        <a:p>
          <a:endParaRPr lang="en-US"/>
        </a:p>
      </dgm:t>
    </dgm:pt>
    <dgm:pt modelId="{60CB3B0C-CDB7-4AB4-A216-4FF47E0A9997}" type="pres">
      <dgm:prSet presAssocID="{D95F412B-4C0F-41A7-AA80-F728EC425985}" presName="centerShape" presStyleLbl="node0" presStyleIdx="0" presStyleCnt="1"/>
      <dgm:spPr/>
      <dgm:t>
        <a:bodyPr/>
        <a:lstStyle/>
        <a:p>
          <a:endParaRPr lang="en-US"/>
        </a:p>
      </dgm:t>
    </dgm:pt>
    <dgm:pt modelId="{6BE55D1D-DC0B-4A75-9703-7D748ECF54C6}" type="pres">
      <dgm:prSet presAssocID="{515AEC12-34EF-4E32-B38F-688073A153C3}" presName="Name9" presStyleLbl="parChTrans1D2" presStyleIdx="0" presStyleCnt="9"/>
      <dgm:spPr/>
      <dgm:t>
        <a:bodyPr/>
        <a:lstStyle/>
        <a:p>
          <a:endParaRPr lang="en-US"/>
        </a:p>
      </dgm:t>
    </dgm:pt>
    <dgm:pt modelId="{AC9DA952-A9CA-4667-AEDD-AB80C8A21218}" type="pres">
      <dgm:prSet presAssocID="{515AEC12-34EF-4E32-B38F-688073A153C3}" presName="connTx" presStyleLbl="parChTrans1D2" presStyleIdx="0" presStyleCnt="9"/>
      <dgm:spPr/>
      <dgm:t>
        <a:bodyPr/>
        <a:lstStyle/>
        <a:p>
          <a:endParaRPr lang="en-US"/>
        </a:p>
      </dgm:t>
    </dgm:pt>
    <dgm:pt modelId="{4834FFE9-FBF6-4515-900C-D09309742706}" type="pres">
      <dgm:prSet presAssocID="{A189965B-50DF-4DE1-AC1F-DB3AE2D1ABBB}" presName="node" presStyleLbl="node1" presStyleIdx="0" presStyleCnt="9">
        <dgm:presLayoutVars>
          <dgm:bulletEnabled val="1"/>
        </dgm:presLayoutVars>
      </dgm:prSet>
      <dgm:spPr/>
      <dgm:t>
        <a:bodyPr/>
        <a:lstStyle/>
        <a:p>
          <a:endParaRPr lang="en-US"/>
        </a:p>
      </dgm:t>
    </dgm:pt>
    <dgm:pt modelId="{313E2A43-6203-4362-A340-F2AC5F4487AA}" type="pres">
      <dgm:prSet presAssocID="{E91AE311-4170-4488-90FD-40456723C519}" presName="Name9" presStyleLbl="parChTrans1D2" presStyleIdx="1" presStyleCnt="9"/>
      <dgm:spPr/>
      <dgm:t>
        <a:bodyPr/>
        <a:lstStyle/>
        <a:p>
          <a:endParaRPr lang="en-US"/>
        </a:p>
      </dgm:t>
    </dgm:pt>
    <dgm:pt modelId="{787ACACB-2633-4D75-B03E-1BC812C275DD}" type="pres">
      <dgm:prSet presAssocID="{E91AE311-4170-4488-90FD-40456723C519}" presName="connTx" presStyleLbl="parChTrans1D2" presStyleIdx="1" presStyleCnt="9"/>
      <dgm:spPr/>
      <dgm:t>
        <a:bodyPr/>
        <a:lstStyle/>
        <a:p>
          <a:endParaRPr lang="en-US"/>
        </a:p>
      </dgm:t>
    </dgm:pt>
    <dgm:pt modelId="{027847F1-E060-4386-BE28-7206931D39FC}" type="pres">
      <dgm:prSet presAssocID="{25F76BDF-673F-41AA-9690-2CCA4F8A2562}" presName="node" presStyleLbl="node1" presStyleIdx="1" presStyleCnt="9">
        <dgm:presLayoutVars>
          <dgm:bulletEnabled val="1"/>
        </dgm:presLayoutVars>
      </dgm:prSet>
      <dgm:spPr/>
      <dgm:t>
        <a:bodyPr/>
        <a:lstStyle/>
        <a:p>
          <a:endParaRPr lang="en-US"/>
        </a:p>
      </dgm:t>
    </dgm:pt>
    <dgm:pt modelId="{8777412A-9676-48F2-9C01-9CC67F29D9CE}" type="pres">
      <dgm:prSet presAssocID="{F36CC85A-A3E7-485A-BB70-99EB337ABE1A}" presName="Name9" presStyleLbl="parChTrans1D2" presStyleIdx="2" presStyleCnt="9"/>
      <dgm:spPr/>
      <dgm:t>
        <a:bodyPr/>
        <a:lstStyle/>
        <a:p>
          <a:endParaRPr lang="en-US"/>
        </a:p>
      </dgm:t>
    </dgm:pt>
    <dgm:pt modelId="{6D7CB60A-204B-4DA2-9C9C-685AB43E9D69}" type="pres">
      <dgm:prSet presAssocID="{F36CC85A-A3E7-485A-BB70-99EB337ABE1A}" presName="connTx" presStyleLbl="parChTrans1D2" presStyleIdx="2" presStyleCnt="9"/>
      <dgm:spPr/>
      <dgm:t>
        <a:bodyPr/>
        <a:lstStyle/>
        <a:p>
          <a:endParaRPr lang="en-US"/>
        </a:p>
      </dgm:t>
    </dgm:pt>
    <dgm:pt modelId="{8D7DF5FD-D8F8-4C17-9D1A-FC3B99B79EBD}" type="pres">
      <dgm:prSet presAssocID="{2F3BC80D-7187-4B86-B62D-47E27363E14E}" presName="node" presStyleLbl="node1" presStyleIdx="2" presStyleCnt="9">
        <dgm:presLayoutVars>
          <dgm:bulletEnabled val="1"/>
        </dgm:presLayoutVars>
      </dgm:prSet>
      <dgm:spPr/>
      <dgm:t>
        <a:bodyPr/>
        <a:lstStyle/>
        <a:p>
          <a:endParaRPr lang="en-US"/>
        </a:p>
      </dgm:t>
    </dgm:pt>
    <dgm:pt modelId="{A06E3D01-7C48-4FBF-9347-B0762B0A9689}" type="pres">
      <dgm:prSet presAssocID="{D82D1BE0-FA56-4AE4-B3B1-617446B9126C}" presName="Name9" presStyleLbl="parChTrans1D2" presStyleIdx="3" presStyleCnt="9"/>
      <dgm:spPr/>
      <dgm:t>
        <a:bodyPr/>
        <a:lstStyle/>
        <a:p>
          <a:endParaRPr lang="en-US"/>
        </a:p>
      </dgm:t>
    </dgm:pt>
    <dgm:pt modelId="{AF212B88-A2A7-4177-B1A9-5A5C8091FA0D}" type="pres">
      <dgm:prSet presAssocID="{D82D1BE0-FA56-4AE4-B3B1-617446B9126C}" presName="connTx" presStyleLbl="parChTrans1D2" presStyleIdx="3" presStyleCnt="9"/>
      <dgm:spPr/>
      <dgm:t>
        <a:bodyPr/>
        <a:lstStyle/>
        <a:p>
          <a:endParaRPr lang="en-US"/>
        </a:p>
      </dgm:t>
    </dgm:pt>
    <dgm:pt modelId="{458BAEE9-6706-495D-9231-96218768DD67}" type="pres">
      <dgm:prSet presAssocID="{0CA52D68-E5FB-44CA-89F5-4BC7492C6F0B}" presName="node" presStyleLbl="node1" presStyleIdx="3" presStyleCnt="9">
        <dgm:presLayoutVars>
          <dgm:bulletEnabled val="1"/>
        </dgm:presLayoutVars>
      </dgm:prSet>
      <dgm:spPr/>
      <dgm:t>
        <a:bodyPr/>
        <a:lstStyle/>
        <a:p>
          <a:endParaRPr lang="en-US"/>
        </a:p>
      </dgm:t>
    </dgm:pt>
    <dgm:pt modelId="{8A69D7E5-B79E-4B2B-BF9B-202B0E8CB668}" type="pres">
      <dgm:prSet presAssocID="{E5095D0C-03F3-4BB8-A0BC-40BBC4235520}" presName="Name9" presStyleLbl="parChTrans1D2" presStyleIdx="4" presStyleCnt="9"/>
      <dgm:spPr/>
      <dgm:t>
        <a:bodyPr/>
        <a:lstStyle/>
        <a:p>
          <a:endParaRPr lang="en-US"/>
        </a:p>
      </dgm:t>
    </dgm:pt>
    <dgm:pt modelId="{69BAA67F-DDB1-4FA0-8E34-46288C7F4352}" type="pres">
      <dgm:prSet presAssocID="{E5095D0C-03F3-4BB8-A0BC-40BBC4235520}" presName="connTx" presStyleLbl="parChTrans1D2" presStyleIdx="4" presStyleCnt="9"/>
      <dgm:spPr/>
      <dgm:t>
        <a:bodyPr/>
        <a:lstStyle/>
        <a:p>
          <a:endParaRPr lang="en-US"/>
        </a:p>
      </dgm:t>
    </dgm:pt>
    <dgm:pt modelId="{6187FB4F-B4DF-413B-BE40-F55D4464A9BC}" type="pres">
      <dgm:prSet presAssocID="{3CA034D4-78A2-42CA-9FB7-31DB69584E02}" presName="node" presStyleLbl="node1" presStyleIdx="4" presStyleCnt="9" custRadScaleRad="100553" custRadScaleInc="-2609">
        <dgm:presLayoutVars>
          <dgm:bulletEnabled val="1"/>
        </dgm:presLayoutVars>
      </dgm:prSet>
      <dgm:spPr/>
      <dgm:t>
        <a:bodyPr/>
        <a:lstStyle/>
        <a:p>
          <a:endParaRPr lang="en-US"/>
        </a:p>
      </dgm:t>
    </dgm:pt>
    <dgm:pt modelId="{1EB13BA0-AAF8-4BCF-9449-355A99FDDD18}" type="pres">
      <dgm:prSet presAssocID="{519B61E5-F262-4887-8749-5E8556FB6ADA}" presName="Name9" presStyleLbl="parChTrans1D2" presStyleIdx="5" presStyleCnt="9"/>
      <dgm:spPr/>
      <dgm:t>
        <a:bodyPr/>
        <a:lstStyle/>
        <a:p>
          <a:endParaRPr lang="en-US"/>
        </a:p>
      </dgm:t>
    </dgm:pt>
    <dgm:pt modelId="{0876A08A-650D-46D3-9E18-7C16C3A62501}" type="pres">
      <dgm:prSet presAssocID="{519B61E5-F262-4887-8749-5E8556FB6ADA}" presName="connTx" presStyleLbl="parChTrans1D2" presStyleIdx="5" presStyleCnt="9"/>
      <dgm:spPr/>
      <dgm:t>
        <a:bodyPr/>
        <a:lstStyle/>
        <a:p>
          <a:endParaRPr lang="en-US"/>
        </a:p>
      </dgm:t>
    </dgm:pt>
    <dgm:pt modelId="{D775EEEB-2F5F-40DC-9596-45E5F9588F88}" type="pres">
      <dgm:prSet presAssocID="{00EB0C63-9718-4C2F-9B11-C337D4A4E0AB}" presName="node" presStyleLbl="node1" presStyleIdx="5" presStyleCnt="9">
        <dgm:presLayoutVars>
          <dgm:bulletEnabled val="1"/>
        </dgm:presLayoutVars>
      </dgm:prSet>
      <dgm:spPr/>
      <dgm:t>
        <a:bodyPr/>
        <a:lstStyle/>
        <a:p>
          <a:endParaRPr lang="en-US"/>
        </a:p>
      </dgm:t>
    </dgm:pt>
    <dgm:pt modelId="{1F2DC7FB-6ADA-4161-87BA-49FC084D9886}" type="pres">
      <dgm:prSet presAssocID="{8C2B80D2-3807-4D1E-9CC4-FD65AAA5D3EA}" presName="Name9" presStyleLbl="parChTrans1D2" presStyleIdx="6" presStyleCnt="9"/>
      <dgm:spPr/>
      <dgm:t>
        <a:bodyPr/>
        <a:lstStyle/>
        <a:p>
          <a:endParaRPr lang="en-US"/>
        </a:p>
      </dgm:t>
    </dgm:pt>
    <dgm:pt modelId="{2BBC2EDD-B4D0-4052-B9F7-E723A6D40CAE}" type="pres">
      <dgm:prSet presAssocID="{8C2B80D2-3807-4D1E-9CC4-FD65AAA5D3EA}" presName="connTx" presStyleLbl="parChTrans1D2" presStyleIdx="6" presStyleCnt="9"/>
      <dgm:spPr/>
      <dgm:t>
        <a:bodyPr/>
        <a:lstStyle/>
        <a:p>
          <a:endParaRPr lang="en-US"/>
        </a:p>
      </dgm:t>
    </dgm:pt>
    <dgm:pt modelId="{54B39798-9A39-48B6-A02B-8AB4602C2466}" type="pres">
      <dgm:prSet presAssocID="{F92924CE-8E43-4C45-BA1A-49280AA5217B}" presName="node" presStyleLbl="node1" presStyleIdx="6" presStyleCnt="9">
        <dgm:presLayoutVars>
          <dgm:bulletEnabled val="1"/>
        </dgm:presLayoutVars>
      </dgm:prSet>
      <dgm:spPr/>
      <dgm:t>
        <a:bodyPr/>
        <a:lstStyle/>
        <a:p>
          <a:endParaRPr lang="en-US"/>
        </a:p>
      </dgm:t>
    </dgm:pt>
    <dgm:pt modelId="{CB5AC09F-F5A8-432A-8533-650AAA433084}" type="pres">
      <dgm:prSet presAssocID="{A0FDCE93-F9C7-47F1-9CF5-D200A4F74640}" presName="Name9" presStyleLbl="parChTrans1D2" presStyleIdx="7" presStyleCnt="9"/>
      <dgm:spPr/>
      <dgm:t>
        <a:bodyPr/>
        <a:lstStyle/>
        <a:p>
          <a:endParaRPr lang="en-US"/>
        </a:p>
      </dgm:t>
    </dgm:pt>
    <dgm:pt modelId="{618B41E1-F497-4DCC-A361-B485A53B8B91}" type="pres">
      <dgm:prSet presAssocID="{A0FDCE93-F9C7-47F1-9CF5-D200A4F74640}" presName="connTx" presStyleLbl="parChTrans1D2" presStyleIdx="7" presStyleCnt="9"/>
      <dgm:spPr/>
      <dgm:t>
        <a:bodyPr/>
        <a:lstStyle/>
        <a:p>
          <a:endParaRPr lang="en-US"/>
        </a:p>
      </dgm:t>
    </dgm:pt>
    <dgm:pt modelId="{B50A90FD-1F61-4037-9979-AF50394770B9}" type="pres">
      <dgm:prSet presAssocID="{B8E154C6-ACD0-4C0F-9223-AC7FBAE90C89}" presName="node" presStyleLbl="node1" presStyleIdx="7" presStyleCnt="9">
        <dgm:presLayoutVars>
          <dgm:bulletEnabled val="1"/>
        </dgm:presLayoutVars>
      </dgm:prSet>
      <dgm:spPr/>
      <dgm:t>
        <a:bodyPr/>
        <a:lstStyle/>
        <a:p>
          <a:endParaRPr lang="en-US"/>
        </a:p>
      </dgm:t>
    </dgm:pt>
    <dgm:pt modelId="{2B6E8F96-D111-44F4-8460-7FDABD8965BC}" type="pres">
      <dgm:prSet presAssocID="{3DFAB3C9-CA71-4FB5-844D-E9817547D510}" presName="Name9" presStyleLbl="parChTrans1D2" presStyleIdx="8" presStyleCnt="9"/>
      <dgm:spPr/>
      <dgm:t>
        <a:bodyPr/>
        <a:lstStyle/>
        <a:p>
          <a:endParaRPr lang="en-US"/>
        </a:p>
      </dgm:t>
    </dgm:pt>
    <dgm:pt modelId="{8444B2C2-93B7-4A04-92D3-48E5A01E62A2}" type="pres">
      <dgm:prSet presAssocID="{3DFAB3C9-CA71-4FB5-844D-E9817547D510}" presName="connTx" presStyleLbl="parChTrans1D2" presStyleIdx="8" presStyleCnt="9"/>
      <dgm:spPr/>
      <dgm:t>
        <a:bodyPr/>
        <a:lstStyle/>
        <a:p>
          <a:endParaRPr lang="en-US"/>
        </a:p>
      </dgm:t>
    </dgm:pt>
    <dgm:pt modelId="{421D87F2-EB41-4B36-9DF9-56C85B92B55C}" type="pres">
      <dgm:prSet presAssocID="{30958FBA-88E3-495B-8744-0F091CB26B81}" presName="node" presStyleLbl="node1" presStyleIdx="8" presStyleCnt="9">
        <dgm:presLayoutVars>
          <dgm:bulletEnabled val="1"/>
        </dgm:presLayoutVars>
      </dgm:prSet>
      <dgm:spPr/>
      <dgm:t>
        <a:bodyPr/>
        <a:lstStyle/>
        <a:p>
          <a:endParaRPr lang="en-US"/>
        </a:p>
      </dgm:t>
    </dgm:pt>
  </dgm:ptLst>
  <dgm:cxnLst>
    <dgm:cxn modelId="{A6515052-D56B-4DDD-9DE0-A79A91ADEF8F}" srcId="{D95F412B-4C0F-41A7-AA80-F728EC425985}" destId="{0CA52D68-E5FB-44CA-89F5-4BC7492C6F0B}" srcOrd="3" destOrd="0" parTransId="{D82D1BE0-FA56-4AE4-B3B1-617446B9126C}" sibTransId="{69042996-8ECC-44E9-BE17-0E0D1006E1DB}"/>
    <dgm:cxn modelId="{C763429E-6DEA-4C23-B474-4F9703281885}" type="presOf" srcId="{3DFAB3C9-CA71-4FB5-844D-E9817547D510}" destId="{8444B2C2-93B7-4A04-92D3-48E5A01E62A2}" srcOrd="1" destOrd="0" presId="urn:microsoft.com/office/officeart/2005/8/layout/radial1"/>
    <dgm:cxn modelId="{514D4DED-9E93-4BEC-9D0C-8C408F35BAD8}" type="presOf" srcId="{B8E154C6-ACD0-4C0F-9223-AC7FBAE90C89}" destId="{B50A90FD-1F61-4037-9979-AF50394770B9}" srcOrd="0" destOrd="0" presId="urn:microsoft.com/office/officeart/2005/8/layout/radial1"/>
    <dgm:cxn modelId="{2C17F317-3416-4175-8946-9862392686E7}" srcId="{D95F412B-4C0F-41A7-AA80-F728EC425985}" destId="{2F3BC80D-7187-4B86-B62D-47E27363E14E}" srcOrd="2" destOrd="0" parTransId="{F36CC85A-A3E7-485A-BB70-99EB337ABE1A}" sibTransId="{39B3C378-1496-42B2-8EE3-4697222CEDFE}"/>
    <dgm:cxn modelId="{416D3801-E1F6-4BB7-94B9-FF31D838A22A}" type="presOf" srcId="{8C2B80D2-3807-4D1E-9CC4-FD65AAA5D3EA}" destId="{1F2DC7FB-6ADA-4161-87BA-49FC084D9886}" srcOrd="0" destOrd="0" presId="urn:microsoft.com/office/officeart/2005/8/layout/radial1"/>
    <dgm:cxn modelId="{A465861C-F016-4F5B-8828-C8934A6F1479}" type="presOf" srcId="{D82D1BE0-FA56-4AE4-B3B1-617446B9126C}" destId="{A06E3D01-7C48-4FBF-9347-B0762B0A9689}" srcOrd="0" destOrd="0" presId="urn:microsoft.com/office/officeart/2005/8/layout/radial1"/>
    <dgm:cxn modelId="{CB9A8E5C-2474-4E3A-B57C-B862A1B233A4}" type="presOf" srcId="{3CA034D4-78A2-42CA-9FB7-31DB69584E02}" destId="{6187FB4F-B4DF-413B-BE40-F55D4464A9BC}" srcOrd="0" destOrd="0" presId="urn:microsoft.com/office/officeart/2005/8/layout/radial1"/>
    <dgm:cxn modelId="{E2F6FCC0-AD81-476D-AF56-675CCC4F7260}" srcId="{D95F412B-4C0F-41A7-AA80-F728EC425985}" destId="{25F76BDF-673F-41AA-9690-2CCA4F8A2562}" srcOrd="1" destOrd="0" parTransId="{E91AE311-4170-4488-90FD-40456723C519}" sibTransId="{FED832B3-B8E6-4B0F-A5AC-884F2294FCC8}"/>
    <dgm:cxn modelId="{1B700770-61F7-4E58-B019-D68C74A5CCDD}" type="presOf" srcId="{D82D1BE0-FA56-4AE4-B3B1-617446B9126C}" destId="{AF212B88-A2A7-4177-B1A9-5A5C8091FA0D}" srcOrd="1" destOrd="0" presId="urn:microsoft.com/office/officeart/2005/8/layout/radial1"/>
    <dgm:cxn modelId="{BD3D6F0F-6844-4B3B-87BA-F5C25F29088C}" type="presOf" srcId="{519B61E5-F262-4887-8749-5E8556FB6ADA}" destId="{0876A08A-650D-46D3-9E18-7C16C3A62501}" srcOrd="1" destOrd="0" presId="urn:microsoft.com/office/officeart/2005/8/layout/radial1"/>
    <dgm:cxn modelId="{36E6359E-5BC5-4808-84D3-AC9F4CC159C2}" srcId="{D95F412B-4C0F-41A7-AA80-F728EC425985}" destId="{00EB0C63-9718-4C2F-9B11-C337D4A4E0AB}" srcOrd="5" destOrd="0" parTransId="{519B61E5-F262-4887-8749-5E8556FB6ADA}" sibTransId="{BBBEB3A6-BC50-4E7B-BC1E-379AAEDB3009}"/>
    <dgm:cxn modelId="{1A9B0B46-D13E-4D53-BEC0-090ECE29371C}" srcId="{D95F412B-4C0F-41A7-AA80-F728EC425985}" destId="{A189965B-50DF-4DE1-AC1F-DB3AE2D1ABBB}" srcOrd="0" destOrd="0" parTransId="{515AEC12-34EF-4E32-B38F-688073A153C3}" sibTransId="{BF7F0874-6D63-4E16-A9AD-209DA6491795}"/>
    <dgm:cxn modelId="{5109E3E2-2F2E-40CB-9A22-6BA3C31D6659}" srcId="{3ADE12FE-E428-4122-8E34-3656C4E45C20}" destId="{D95F412B-4C0F-41A7-AA80-F728EC425985}" srcOrd="0" destOrd="0" parTransId="{CB8E5103-B6AE-477B-9B87-DF0701902698}" sibTransId="{CD2A3CAE-44F3-4EAE-98E4-5F02A04F3B89}"/>
    <dgm:cxn modelId="{20A51631-83E5-466D-A9E3-2D0B837D9A6D}" type="presOf" srcId="{E91AE311-4170-4488-90FD-40456723C519}" destId="{313E2A43-6203-4362-A340-F2AC5F4487AA}" srcOrd="0" destOrd="0" presId="urn:microsoft.com/office/officeart/2005/8/layout/radial1"/>
    <dgm:cxn modelId="{987B8AE9-2D38-4486-9EEB-337EDAF12B0A}" type="presOf" srcId="{F36CC85A-A3E7-485A-BB70-99EB337ABE1A}" destId="{8777412A-9676-48F2-9C01-9CC67F29D9CE}" srcOrd="0" destOrd="0" presId="urn:microsoft.com/office/officeart/2005/8/layout/radial1"/>
    <dgm:cxn modelId="{2138E381-F8A5-4F4E-9F17-ADA39E10637F}" srcId="{D95F412B-4C0F-41A7-AA80-F728EC425985}" destId="{30958FBA-88E3-495B-8744-0F091CB26B81}" srcOrd="8" destOrd="0" parTransId="{3DFAB3C9-CA71-4FB5-844D-E9817547D510}" sibTransId="{6082BE64-5AF8-48E0-A34E-397CE402F03D}"/>
    <dgm:cxn modelId="{13807C4B-0574-4C1D-85BF-827987573704}" srcId="{D95F412B-4C0F-41A7-AA80-F728EC425985}" destId="{F92924CE-8E43-4C45-BA1A-49280AA5217B}" srcOrd="6" destOrd="0" parTransId="{8C2B80D2-3807-4D1E-9CC4-FD65AAA5D3EA}" sibTransId="{C61ACCB8-27D1-48DD-A03B-A92135DE524F}"/>
    <dgm:cxn modelId="{10AFB725-C2B5-4237-B240-09F674D05CE3}" type="presOf" srcId="{E5095D0C-03F3-4BB8-A0BC-40BBC4235520}" destId="{8A69D7E5-B79E-4B2B-BF9B-202B0E8CB668}" srcOrd="0" destOrd="0" presId="urn:microsoft.com/office/officeart/2005/8/layout/radial1"/>
    <dgm:cxn modelId="{4AAA73EA-8B13-4DE5-8113-364D36FC75FD}" type="presOf" srcId="{A189965B-50DF-4DE1-AC1F-DB3AE2D1ABBB}" destId="{4834FFE9-FBF6-4515-900C-D09309742706}" srcOrd="0" destOrd="0" presId="urn:microsoft.com/office/officeart/2005/8/layout/radial1"/>
    <dgm:cxn modelId="{8D94DA7F-71B1-4AF2-8F74-406487E4F00C}" type="presOf" srcId="{30958FBA-88E3-495B-8744-0F091CB26B81}" destId="{421D87F2-EB41-4B36-9DF9-56C85B92B55C}" srcOrd="0" destOrd="0" presId="urn:microsoft.com/office/officeart/2005/8/layout/radial1"/>
    <dgm:cxn modelId="{EA0788F9-C0A4-42AE-B237-36248A06B95E}" type="presOf" srcId="{3DFAB3C9-CA71-4FB5-844D-E9817547D510}" destId="{2B6E8F96-D111-44F4-8460-7FDABD8965BC}" srcOrd="0" destOrd="0" presId="urn:microsoft.com/office/officeart/2005/8/layout/radial1"/>
    <dgm:cxn modelId="{A92C53B6-3CB4-4800-96B3-E795ECB15434}" type="presOf" srcId="{3ADE12FE-E428-4122-8E34-3656C4E45C20}" destId="{71800BB3-8036-44F0-8F8F-6868BD4DAC64}" srcOrd="0" destOrd="0" presId="urn:microsoft.com/office/officeart/2005/8/layout/radial1"/>
    <dgm:cxn modelId="{37E02583-A409-48D6-B1D3-3FFE403E9699}" type="presOf" srcId="{515AEC12-34EF-4E32-B38F-688073A153C3}" destId="{AC9DA952-A9CA-4667-AEDD-AB80C8A21218}" srcOrd="1" destOrd="0" presId="urn:microsoft.com/office/officeart/2005/8/layout/radial1"/>
    <dgm:cxn modelId="{F53AFA34-5A00-450E-BD4A-642F76A81B9A}" type="presOf" srcId="{D95F412B-4C0F-41A7-AA80-F728EC425985}" destId="{60CB3B0C-CDB7-4AB4-A216-4FF47E0A9997}" srcOrd="0" destOrd="0" presId="urn:microsoft.com/office/officeart/2005/8/layout/radial1"/>
    <dgm:cxn modelId="{1A77663B-A374-4CC9-801F-A002D6E05515}" type="presOf" srcId="{00EB0C63-9718-4C2F-9B11-C337D4A4E0AB}" destId="{D775EEEB-2F5F-40DC-9596-45E5F9588F88}" srcOrd="0" destOrd="0" presId="urn:microsoft.com/office/officeart/2005/8/layout/radial1"/>
    <dgm:cxn modelId="{44FE7E7A-A48B-4C51-B3EA-95F49F5BE7E3}" type="presOf" srcId="{25F76BDF-673F-41AA-9690-2CCA4F8A2562}" destId="{027847F1-E060-4386-BE28-7206931D39FC}" srcOrd="0" destOrd="0" presId="urn:microsoft.com/office/officeart/2005/8/layout/radial1"/>
    <dgm:cxn modelId="{58505555-F572-4FD7-A1E2-BF12FEEE2001}" type="presOf" srcId="{A0FDCE93-F9C7-47F1-9CF5-D200A4F74640}" destId="{618B41E1-F497-4DCC-A361-B485A53B8B91}" srcOrd="1" destOrd="0" presId="urn:microsoft.com/office/officeart/2005/8/layout/radial1"/>
    <dgm:cxn modelId="{3EE8D37E-214C-4B56-8904-17AA515E488D}" srcId="{D95F412B-4C0F-41A7-AA80-F728EC425985}" destId="{B8E154C6-ACD0-4C0F-9223-AC7FBAE90C89}" srcOrd="7" destOrd="0" parTransId="{A0FDCE93-F9C7-47F1-9CF5-D200A4F74640}" sibTransId="{FCE24E0D-7C77-4D1F-BBD4-7A4877FF416D}"/>
    <dgm:cxn modelId="{E54DE871-FD27-42A8-83EB-C82E576913BA}" type="presOf" srcId="{519B61E5-F262-4887-8749-5E8556FB6ADA}" destId="{1EB13BA0-AAF8-4BCF-9449-355A99FDDD18}" srcOrd="0" destOrd="0" presId="urn:microsoft.com/office/officeart/2005/8/layout/radial1"/>
    <dgm:cxn modelId="{B765DE56-BB33-4062-BFE9-10729C438898}" type="presOf" srcId="{F92924CE-8E43-4C45-BA1A-49280AA5217B}" destId="{54B39798-9A39-48B6-A02B-8AB4602C2466}" srcOrd="0" destOrd="0" presId="urn:microsoft.com/office/officeart/2005/8/layout/radial1"/>
    <dgm:cxn modelId="{3202B192-36AE-4784-80DD-9D917BC3E156}" type="presOf" srcId="{2F3BC80D-7187-4B86-B62D-47E27363E14E}" destId="{8D7DF5FD-D8F8-4C17-9D1A-FC3B99B79EBD}" srcOrd="0" destOrd="0" presId="urn:microsoft.com/office/officeart/2005/8/layout/radial1"/>
    <dgm:cxn modelId="{58E2E708-5413-4438-9CBE-B04308BF73D4}" type="presOf" srcId="{E5095D0C-03F3-4BB8-A0BC-40BBC4235520}" destId="{69BAA67F-DDB1-4FA0-8E34-46288C7F4352}" srcOrd="1" destOrd="0" presId="urn:microsoft.com/office/officeart/2005/8/layout/radial1"/>
    <dgm:cxn modelId="{69BBEB1E-9200-4281-9F10-A352B33FDCA6}" type="presOf" srcId="{515AEC12-34EF-4E32-B38F-688073A153C3}" destId="{6BE55D1D-DC0B-4A75-9703-7D748ECF54C6}" srcOrd="0" destOrd="0" presId="urn:microsoft.com/office/officeart/2005/8/layout/radial1"/>
    <dgm:cxn modelId="{C553577C-E7EC-4796-AFFE-B09F42EA36B1}" type="presOf" srcId="{E91AE311-4170-4488-90FD-40456723C519}" destId="{787ACACB-2633-4D75-B03E-1BC812C275DD}" srcOrd="1" destOrd="0" presId="urn:microsoft.com/office/officeart/2005/8/layout/radial1"/>
    <dgm:cxn modelId="{DC866F93-B609-404E-A696-F12F6332F50D}" type="presOf" srcId="{8C2B80D2-3807-4D1E-9CC4-FD65AAA5D3EA}" destId="{2BBC2EDD-B4D0-4052-B9F7-E723A6D40CAE}" srcOrd="1" destOrd="0" presId="urn:microsoft.com/office/officeart/2005/8/layout/radial1"/>
    <dgm:cxn modelId="{9812F499-1C65-4F26-BC82-E3A95AC1E462}" srcId="{D95F412B-4C0F-41A7-AA80-F728EC425985}" destId="{3CA034D4-78A2-42CA-9FB7-31DB69584E02}" srcOrd="4" destOrd="0" parTransId="{E5095D0C-03F3-4BB8-A0BC-40BBC4235520}" sibTransId="{080D6C88-E048-440F-AFF1-B3342AA6170B}"/>
    <dgm:cxn modelId="{C768EDEB-DD0E-4967-82AF-0F595EC261A0}" type="presOf" srcId="{F36CC85A-A3E7-485A-BB70-99EB337ABE1A}" destId="{6D7CB60A-204B-4DA2-9C9C-685AB43E9D69}" srcOrd="1" destOrd="0" presId="urn:microsoft.com/office/officeart/2005/8/layout/radial1"/>
    <dgm:cxn modelId="{92F5E2E7-F302-4A17-B9C1-F3E1310F780F}" type="presOf" srcId="{A0FDCE93-F9C7-47F1-9CF5-D200A4F74640}" destId="{CB5AC09F-F5A8-432A-8533-650AAA433084}" srcOrd="0" destOrd="0" presId="urn:microsoft.com/office/officeart/2005/8/layout/radial1"/>
    <dgm:cxn modelId="{EB9F6BB8-16EA-4873-9380-041DE23B4A34}" type="presOf" srcId="{0CA52D68-E5FB-44CA-89F5-4BC7492C6F0B}" destId="{458BAEE9-6706-495D-9231-96218768DD67}" srcOrd="0" destOrd="0" presId="urn:microsoft.com/office/officeart/2005/8/layout/radial1"/>
    <dgm:cxn modelId="{EEDFB2DA-7E99-487B-B8AB-21E5724CF44A}" type="presParOf" srcId="{71800BB3-8036-44F0-8F8F-6868BD4DAC64}" destId="{60CB3B0C-CDB7-4AB4-A216-4FF47E0A9997}" srcOrd="0" destOrd="0" presId="urn:microsoft.com/office/officeart/2005/8/layout/radial1"/>
    <dgm:cxn modelId="{A515F287-0FE2-4BE0-9A2B-A24A8D631023}" type="presParOf" srcId="{71800BB3-8036-44F0-8F8F-6868BD4DAC64}" destId="{6BE55D1D-DC0B-4A75-9703-7D748ECF54C6}" srcOrd="1" destOrd="0" presId="urn:microsoft.com/office/officeart/2005/8/layout/radial1"/>
    <dgm:cxn modelId="{5FC8333D-F947-4D24-948E-85D2F201B5E1}" type="presParOf" srcId="{6BE55D1D-DC0B-4A75-9703-7D748ECF54C6}" destId="{AC9DA952-A9CA-4667-AEDD-AB80C8A21218}" srcOrd="0" destOrd="0" presId="urn:microsoft.com/office/officeart/2005/8/layout/radial1"/>
    <dgm:cxn modelId="{D8AC2563-3F52-4BB2-9C9A-2F0B3E0F4F9A}" type="presParOf" srcId="{71800BB3-8036-44F0-8F8F-6868BD4DAC64}" destId="{4834FFE9-FBF6-4515-900C-D09309742706}" srcOrd="2" destOrd="0" presId="urn:microsoft.com/office/officeart/2005/8/layout/radial1"/>
    <dgm:cxn modelId="{14B7FBA5-9B7E-4EE1-B486-749533F21B9B}" type="presParOf" srcId="{71800BB3-8036-44F0-8F8F-6868BD4DAC64}" destId="{313E2A43-6203-4362-A340-F2AC5F4487AA}" srcOrd="3" destOrd="0" presId="urn:microsoft.com/office/officeart/2005/8/layout/radial1"/>
    <dgm:cxn modelId="{D6646CF1-CDDA-4396-A5EC-21A562F7493A}" type="presParOf" srcId="{313E2A43-6203-4362-A340-F2AC5F4487AA}" destId="{787ACACB-2633-4D75-B03E-1BC812C275DD}" srcOrd="0" destOrd="0" presId="urn:microsoft.com/office/officeart/2005/8/layout/radial1"/>
    <dgm:cxn modelId="{1BE29ADC-7E51-40A0-8BFB-A204CFF3FC55}" type="presParOf" srcId="{71800BB3-8036-44F0-8F8F-6868BD4DAC64}" destId="{027847F1-E060-4386-BE28-7206931D39FC}" srcOrd="4" destOrd="0" presId="urn:microsoft.com/office/officeart/2005/8/layout/radial1"/>
    <dgm:cxn modelId="{FDEA4169-469D-4BF0-A600-BF62CD5E96F8}" type="presParOf" srcId="{71800BB3-8036-44F0-8F8F-6868BD4DAC64}" destId="{8777412A-9676-48F2-9C01-9CC67F29D9CE}" srcOrd="5" destOrd="0" presId="urn:microsoft.com/office/officeart/2005/8/layout/radial1"/>
    <dgm:cxn modelId="{0FC1675F-B034-4C91-BAE6-2D6835767435}" type="presParOf" srcId="{8777412A-9676-48F2-9C01-9CC67F29D9CE}" destId="{6D7CB60A-204B-4DA2-9C9C-685AB43E9D69}" srcOrd="0" destOrd="0" presId="urn:microsoft.com/office/officeart/2005/8/layout/radial1"/>
    <dgm:cxn modelId="{74BD3554-BA19-4B8A-8C64-B197703C5140}" type="presParOf" srcId="{71800BB3-8036-44F0-8F8F-6868BD4DAC64}" destId="{8D7DF5FD-D8F8-4C17-9D1A-FC3B99B79EBD}" srcOrd="6" destOrd="0" presId="urn:microsoft.com/office/officeart/2005/8/layout/radial1"/>
    <dgm:cxn modelId="{D8B5AA64-CF59-4448-91E9-3D19CB582FD6}" type="presParOf" srcId="{71800BB3-8036-44F0-8F8F-6868BD4DAC64}" destId="{A06E3D01-7C48-4FBF-9347-B0762B0A9689}" srcOrd="7" destOrd="0" presId="urn:microsoft.com/office/officeart/2005/8/layout/radial1"/>
    <dgm:cxn modelId="{4BF58669-AAE3-448F-B79C-B7EBE4C4C2FA}" type="presParOf" srcId="{A06E3D01-7C48-4FBF-9347-B0762B0A9689}" destId="{AF212B88-A2A7-4177-B1A9-5A5C8091FA0D}" srcOrd="0" destOrd="0" presId="urn:microsoft.com/office/officeart/2005/8/layout/radial1"/>
    <dgm:cxn modelId="{75B0AE8A-9780-4D20-8023-694F0E254B8F}" type="presParOf" srcId="{71800BB3-8036-44F0-8F8F-6868BD4DAC64}" destId="{458BAEE9-6706-495D-9231-96218768DD67}" srcOrd="8" destOrd="0" presId="urn:microsoft.com/office/officeart/2005/8/layout/radial1"/>
    <dgm:cxn modelId="{0866C1C4-8EC7-41AB-B2D6-9F37B739DA1C}" type="presParOf" srcId="{71800BB3-8036-44F0-8F8F-6868BD4DAC64}" destId="{8A69D7E5-B79E-4B2B-BF9B-202B0E8CB668}" srcOrd="9" destOrd="0" presId="urn:microsoft.com/office/officeart/2005/8/layout/radial1"/>
    <dgm:cxn modelId="{8E955A63-51DC-419C-AFAE-8E9791E99B0C}" type="presParOf" srcId="{8A69D7E5-B79E-4B2B-BF9B-202B0E8CB668}" destId="{69BAA67F-DDB1-4FA0-8E34-46288C7F4352}" srcOrd="0" destOrd="0" presId="urn:microsoft.com/office/officeart/2005/8/layout/radial1"/>
    <dgm:cxn modelId="{001C8E5B-80FE-439D-ABA7-98AC743BC11E}" type="presParOf" srcId="{71800BB3-8036-44F0-8F8F-6868BD4DAC64}" destId="{6187FB4F-B4DF-413B-BE40-F55D4464A9BC}" srcOrd="10" destOrd="0" presId="urn:microsoft.com/office/officeart/2005/8/layout/radial1"/>
    <dgm:cxn modelId="{F65DD3C0-743E-49C5-89F0-10D92CD8654A}" type="presParOf" srcId="{71800BB3-8036-44F0-8F8F-6868BD4DAC64}" destId="{1EB13BA0-AAF8-4BCF-9449-355A99FDDD18}" srcOrd="11" destOrd="0" presId="urn:microsoft.com/office/officeart/2005/8/layout/radial1"/>
    <dgm:cxn modelId="{E14FCEFA-B305-4C62-9722-827B9026B0C7}" type="presParOf" srcId="{1EB13BA0-AAF8-4BCF-9449-355A99FDDD18}" destId="{0876A08A-650D-46D3-9E18-7C16C3A62501}" srcOrd="0" destOrd="0" presId="urn:microsoft.com/office/officeart/2005/8/layout/radial1"/>
    <dgm:cxn modelId="{02B69E46-9678-43C0-9531-EBCBB606E58A}" type="presParOf" srcId="{71800BB3-8036-44F0-8F8F-6868BD4DAC64}" destId="{D775EEEB-2F5F-40DC-9596-45E5F9588F88}" srcOrd="12" destOrd="0" presId="urn:microsoft.com/office/officeart/2005/8/layout/radial1"/>
    <dgm:cxn modelId="{E32E78BB-A659-4240-B53C-F88A01E11679}" type="presParOf" srcId="{71800BB3-8036-44F0-8F8F-6868BD4DAC64}" destId="{1F2DC7FB-6ADA-4161-87BA-49FC084D9886}" srcOrd="13" destOrd="0" presId="urn:microsoft.com/office/officeart/2005/8/layout/radial1"/>
    <dgm:cxn modelId="{EFF2AAE3-A004-4EEE-A330-2153E25681D9}" type="presParOf" srcId="{1F2DC7FB-6ADA-4161-87BA-49FC084D9886}" destId="{2BBC2EDD-B4D0-4052-B9F7-E723A6D40CAE}" srcOrd="0" destOrd="0" presId="urn:microsoft.com/office/officeart/2005/8/layout/radial1"/>
    <dgm:cxn modelId="{3BADC5C5-6CE5-4FD2-A36F-812B3325563F}" type="presParOf" srcId="{71800BB3-8036-44F0-8F8F-6868BD4DAC64}" destId="{54B39798-9A39-48B6-A02B-8AB4602C2466}" srcOrd="14" destOrd="0" presId="urn:microsoft.com/office/officeart/2005/8/layout/radial1"/>
    <dgm:cxn modelId="{10EE51D4-2191-4F46-A21E-27496CBFE053}" type="presParOf" srcId="{71800BB3-8036-44F0-8F8F-6868BD4DAC64}" destId="{CB5AC09F-F5A8-432A-8533-650AAA433084}" srcOrd="15" destOrd="0" presId="urn:microsoft.com/office/officeart/2005/8/layout/radial1"/>
    <dgm:cxn modelId="{A2DEA5FC-84F2-478A-B96F-41E1C51E4CC5}" type="presParOf" srcId="{CB5AC09F-F5A8-432A-8533-650AAA433084}" destId="{618B41E1-F497-4DCC-A361-B485A53B8B91}" srcOrd="0" destOrd="0" presId="urn:microsoft.com/office/officeart/2005/8/layout/radial1"/>
    <dgm:cxn modelId="{33F95524-1CCA-43EE-80A9-B1D7241AB74D}" type="presParOf" srcId="{71800BB3-8036-44F0-8F8F-6868BD4DAC64}" destId="{B50A90FD-1F61-4037-9979-AF50394770B9}" srcOrd="16" destOrd="0" presId="urn:microsoft.com/office/officeart/2005/8/layout/radial1"/>
    <dgm:cxn modelId="{5868E620-C89C-45D9-93E3-2449DF523159}" type="presParOf" srcId="{71800BB3-8036-44F0-8F8F-6868BD4DAC64}" destId="{2B6E8F96-D111-44F4-8460-7FDABD8965BC}" srcOrd="17" destOrd="0" presId="urn:microsoft.com/office/officeart/2005/8/layout/radial1"/>
    <dgm:cxn modelId="{A742EAE3-0DE3-4C5F-A825-2FDC11E27CCA}" type="presParOf" srcId="{2B6E8F96-D111-44F4-8460-7FDABD8965BC}" destId="{8444B2C2-93B7-4A04-92D3-48E5A01E62A2}" srcOrd="0" destOrd="0" presId="urn:microsoft.com/office/officeart/2005/8/layout/radial1"/>
    <dgm:cxn modelId="{C7CE7A99-EF95-448F-9862-A107E7076437}" type="presParOf" srcId="{71800BB3-8036-44F0-8F8F-6868BD4DAC64}" destId="{421D87F2-EB41-4B36-9DF9-56C85B92B55C}" srcOrd="18" destOrd="0" presId="urn:microsoft.com/office/officeart/2005/8/layout/radial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CB3B0C-CDB7-4AB4-A216-4FF47E0A9997}">
      <dsp:nvSpPr>
        <dsp:cNvPr id="0" name=""/>
        <dsp:cNvSpPr/>
      </dsp:nvSpPr>
      <dsp:spPr>
        <a:xfrm>
          <a:off x="2701090" y="1466981"/>
          <a:ext cx="770018" cy="77001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Characterstics of Living Things</a:t>
          </a:r>
        </a:p>
      </dsp:txBody>
      <dsp:txXfrm>
        <a:off x="2813857" y="1579748"/>
        <a:ext cx="544484" cy="544484"/>
      </dsp:txXfrm>
    </dsp:sp>
    <dsp:sp modelId="{6BE55D1D-DC0B-4A75-9703-7D748ECF54C6}">
      <dsp:nvSpPr>
        <dsp:cNvPr id="0" name=""/>
        <dsp:cNvSpPr/>
      </dsp:nvSpPr>
      <dsp:spPr>
        <a:xfrm rot="16200000">
          <a:off x="2739096" y="1108750"/>
          <a:ext cx="694006" cy="22456"/>
        </a:xfrm>
        <a:custGeom>
          <a:avLst/>
          <a:gdLst/>
          <a:ahLst/>
          <a:cxnLst/>
          <a:rect l="0" t="0" r="0" b="0"/>
          <a:pathLst>
            <a:path>
              <a:moveTo>
                <a:pt x="0" y="11228"/>
              </a:moveTo>
              <a:lnTo>
                <a:pt x="694006" y="11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68749" y="1102628"/>
        <a:ext cx="34700" cy="34700"/>
      </dsp:txXfrm>
    </dsp:sp>
    <dsp:sp modelId="{4834FFE9-FBF6-4515-900C-D09309742706}">
      <dsp:nvSpPr>
        <dsp:cNvPr id="0" name=""/>
        <dsp:cNvSpPr/>
      </dsp:nvSpPr>
      <dsp:spPr>
        <a:xfrm>
          <a:off x="2701090" y="2956"/>
          <a:ext cx="770018" cy="77001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Nutrition </a:t>
          </a:r>
        </a:p>
      </dsp:txBody>
      <dsp:txXfrm>
        <a:off x="2813857" y="115723"/>
        <a:ext cx="544484" cy="544484"/>
      </dsp:txXfrm>
    </dsp:sp>
    <dsp:sp modelId="{313E2A43-6203-4362-A340-F2AC5F4487AA}">
      <dsp:nvSpPr>
        <dsp:cNvPr id="0" name=""/>
        <dsp:cNvSpPr/>
      </dsp:nvSpPr>
      <dsp:spPr>
        <a:xfrm rot="18600000">
          <a:off x="3209625" y="1280008"/>
          <a:ext cx="694006" cy="22456"/>
        </a:xfrm>
        <a:custGeom>
          <a:avLst/>
          <a:gdLst/>
          <a:ahLst/>
          <a:cxnLst/>
          <a:rect l="0" t="0" r="0" b="0"/>
          <a:pathLst>
            <a:path>
              <a:moveTo>
                <a:pt x="0" y="11228"/>
              </a:moveTo>
              <a:lnTo>
                <a:pt x="694006" y="11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39278" y="1273886"/>
        <a:ext cx="34700" cy="34700"/>
      </dsp:txXfrm>
    </dsp:sp>
    <dsp:sp modelId="{027847F1-E060-4386-BE28-7206931D39FC}">
      <dsp:nvSpPr>
        <dsp:cNvPr id="0" name=""/>
        <dsp:cNvSpPr/>
      </dsp:nvSpPr>
      <dsp:spPr>
        <a:xfrm>
          <a:off x="3642147" y="345473"/>
          <a:ext cx="770018" cy="77001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Respiration</a:t>
          </a:r>
        </a:p>
      </dsp:txBody>
      <dsp:txXfrm>
        <a:off x="3754914" y="458240"/>
        <a:ext cx="544484" cy="544484"/>
      </dsp:txXfrm>
    </dsp:sp>
    <dsp:sp modelId="{8777412A-9676-48F2-9C01-9CC67F29D9CE}">
      <dsp:nvSpPr>
        <dsp:cNvPr id="0" name=""/>
        <dsp:cNvSpPr/>
      </dsp:nvSpPr>
      <dsp:spPr>
        <a:xfrm rot="21000000">
          <a:off x="3459988" y="1713650"/>
          <a:ext cx="694006" cy="22456"/>
        </a:xfrm>
        <a:custGeom>
          <a:avLst/>
          <a:gdLst/>
          <a:ahLst/>
          <a:cxnLst/>
          <a:rect l="0" t="0" r="0" b="0"/>
          <a:pathLst>
            <a:path>
              <a:moveTo>
                <a:pt x="0" y="11228"/>
              </a:moveTo>
              <a:lnTo>
                <a:pt x="694006" y="11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89641" y="1707527"/>
        <a:ext cx="34700" cy="34700"/>
      </dsp:txXfrm>
    </dsp:sp>
    <dsp:sp modelId="{8D7DF5FD-D8F8-4C17-9D1A-FC3B99B79EBD}">
      <dsp:nvSpPr>
        <dsp:cNvPr id="0" name=""/>
        <dsp:cNvSpPr/>
      </dsp:nvSpPr>
      <dsp:spPr>
        <a:xfrm>
          <a:off x="4142873" y="1212756"/>
          <a:ext cx="770018" cy="77001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Definite Lifespan</a:t>
          </a:r>
        </a:p>
      </dsp:txBody>
      <dsp:txXfrm>
        <a:off x="4255640" y="1325523"/>
        <a:ext cx="544484" cy="544484"/>
      </dsp:txXfrm>
    </dsp:sp>
    <dsp:sp modelId="{A06E3D01-7C48-4FBF-9347-B0762B0A9689}">
      <dsp:nvSpPr>
        <dsp:cNvPr id="0" name=""/>
        <dsp:cNvSpPr/>
      </dsp:nvSpPr>
      <dsp:spPr>
        <a:xfrm rot="1800000">
          <a:off x="3373037" y="2206768"/>
          <a:ext cx="694006" cy="22456"/>
        </a:xfrm>
        <a:custGeom>
          <a:avLst/>
          <a:gdLst/>
          <a:ahLst/>
          <a:cxnLst/>
          <a:rect l="0" t="0" r="0" b="0"/>
          <a:pathLst>
            <a:path>
              <a:moveTo>
                <a:pt x="0" y="11228"/>
              </a:moveTo>
              <a:lnTo>
                <a:pt x="694006" y="11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02691" y="2200646"/>
        <a:ext cx="34700" cy="34700"/>
      </dsp:txXfrm>
    </dsp:sp>
    <dsp:sp modelId="{458BAEE9-6706-495D-9231-96218768DD67}">
      <dsp:nvSpPr>
        <dsp:cNvPr id="0" name=""/>
        <dsp:cNvSpPr/>
      </dsp:nvSpPr>
      <dsp:spPr>
        <a:xfrm>
          <a:off x="3968973" y="2198994"/>
          <a:ext cx="770018" cy="77001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Movement</a:t>
          </a:r>
        </a:p>
      </dsp:txBody>
      <dsp:txXfrm>
        <a:off x="4081740" y="2311761"/>
        <a:ext cx="544484" cy="544484"/>
      </dsp:txXfrm>
    </dsp:sp>
    <dsp:sp modelId="{8A69D7E5-B79E-4B2B-BF9B-202B0E8CB668}">
      <dsp:nvSpPr>
        <dsp:cNvPr id="0" name=""/>
        <dsp:cNvSpPr/>
      </dsp:nvSpPr>
      <dsp:spPr>
        <a:xfrm rot="4168685">
          <a:off x="2993088" y="2530107"/>
          <a:ext cx="702095" cy="22456"/>
        </a:xfrm>
        <a:custGeom>
          <a:avLst/>
          <a:gdLst/>
          <a:ahLst/>
          <a:cxnLst/>
          <a:rect l="0" t="0" r="0" b="0"/>
          <a:pathLst>
            <a:path>
              <a:moveTo>
                <a:pt x="0" y="11228"/>
              </a:moveTo>
              <a:lnTo>
                <a:pt x="702095" y="11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26583" y="2523783"/>
        <a:ext cx="35104" cy="35104"/>
      </dsp:txXfrm>
    </dsp:sp>
    <dsp:sp modelId="{6187FB4F-B4DF-413B-BE40-F55D4464A9BC}">
      <dsp:nvSpPr>
        <dsp:cNvPr id="0" name=""/>
        <dsp:cNvSpPr/>
      </dsp:nvSpPr>
      <dsp:spPr>
        <a:xfrm>
          <a:off x="3217163" y="2845671"/>
          <a:ext cx="770018" cy="77001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Cellular Structure</a:t>
          </a:r>
        </a:p>
      </dsp:txBody>
      <dsp:txXfrm>
        <a:off x="3329930" y="2958438"/>
        <a:ext cx="544484" cy="544484"/>
      </dsp:txXfrm>
    </dsp:sp>
    <dsp:sp modelId="{1EB13BA0-AAF8-4BCF-9449-355A99FDDD18}">
      <dsp:nvSpPr>
        <dsp:cNvPr id="0" name=""/>
        <dsp:cNvSpPr/>
      </dsp:nvSpPr>
      <dsp:spPr>
        <a:xfrm rot="6600000">
          <a:off x="2488733" y="2528629"/>
          <a:ext cx="694006" cy="22456"/>
        </a:xfrm>
        <a:custGeom>
          <a:avLst/>
          <a:gdLst/>
          <a:ahLst/>
          <a:cxnLst/>
          <a:rect l="0" t="0" r="0" b="0"/>
          <a:pathLst>
            <a:path>
              <a:moveTo>
                <a:pt x="0" y="11228"/>
              </a:moveTo>
              <a:lnTo>
                <a:pt x="694006" y="11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818386" y="2522507"/>
        <a:ext cx="34700" cy="34700"/>
      </dsp:txXfrm>
    </dsp:sp>
    <dsp:sp modelId="{D775EEEB-2F5F-40DC-9596-45E5F9588F88}">
      <dsp:nvSpPr>
        <dsp:cNvPr id="0" name=""/>
        <dsp:cNvSpPr/>
      </dsp:nvSpPr>
      <dsp:spPr>
        <a:xfrm>
          <a:off x="2200364" y="2842714"/>
          <a:ext cx="770018" cy="77001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Reproduction</a:t>
          </a:r>
        </a:p>
      </dsp:txBody>
      <dsp:txXfrm>
        <a:off x="2313131" y="2955481"/>
        <a:ext cx="544484" cy="544484"/>
      </dsp:txXfrm>
    </dsp:sp>
    <dsp:sp modelId="{1F2DC7FB-6ADA-4161-87BA-49FC084D9886}">
      <dsp:nvSpPr>
        <dsp:cNvPr id="0" name=""/>
        <dsp:cNvSpPr/>
      </dsp:nvSpPr>
      <dsp:spPr>
        <a:xfrm rot="9000000">
          <a:off x="2105155" y="2206768"/>
          <a:ext cx="694006" cy="22456"/>
        </a:xfrm>
        <a:custGeom>
          <a:avLst/>
          <a:gdLst/>
          <a:ahLst/>
          <a:cxnLst/>
          <a:rect l="0" t="0" r="0" b="0"/>
          <a:pathLst>
            <a:path>
              <a:moveTo>
                <a:pt x="0" y="11228"/>
              </a:moveTo>
              <a:lnTo>
                <a:pt x="694006" y="11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34808" y="2200646"/>
        <a:ext cx="34700" cy="34700"/>
      </dsp:txXfrm>
    </dsp:sp>
    <dsp:sp modelId="{54B39798-9A39-48B6-A02B-8AB4602C2466}">
      <dsp:nvSpPr>
        <dsp:cNvPr id="0" name=""/>
        <dsp:cNvSpPr/>
      </dsp:nvSpPr>
      <dsp:spPr>
        <a:xfrm>
          <a:off x="1433208" y="2198994"/>
          <a:ext cx="770018" cy="77001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Response to Stimulus</a:t>
          </a:r>
        </a:p>
      </dsp:txBody>
      <dsp:txXfrm>
        <a:off x="1545975" y="2311761"/>
        <a:ext cx="544484" cy="544484"/>
      </dsp:txXfrm>
    </dsp:sp>
    <dsp:sp modelId="{CB5AC09F-F5A8-432A-8533-650AAA433084}">
      <dsp:nvSpPr>
        <dsp:cNvPr id="0" name=""/>
        <dsp:cNvSpPr/>
      </dsp:nvSpPr>
      <dsp:spPr>
        <a:xfrm rot="11400000">
          <a:off x="2018205" y="1713650"/>
          <a:ext cx="694006" cy="22456"/>
        </a:xfrm>
        <a:custGeom>
          <a:avLst/>
          <a:gdLst/>
          <a:ahLst/>
          <a:cxnLst/>
          <a:rect l="0" t="0" r="0" b="0"/>
          <a:pathLst>
            <a:path>
              <a:moveTo>
                <a:pt x="0" y="11228"/>
              </a:moveTo>
              <a:lnTo>
                <a:pt x="694006" y="11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347858" y="1707527"/>
        <a:ext cx="34700" cy="34700"/>
      </dsp:txXfrm>
    </dsp:sp>
    <dsp:sp modelId="{B50A90FD-1F61-4037-9979-AF50394770B9}">
      <dsp:nvSpPr>
        <dsp:cNvPr id="0" name=""/>
        <dsp:cNvSpPr/>
      </dsp:nvSpPr>
      <dsp:spPr>
        <a:xfrm>
          <a:off x="1259308" y="1212756"/>
          <a:ext cx="770018" cy="77001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Growth</a:t>
          </a:r>
        </a:p>
      </dsp:txBody>
      <dsp:txXfrm>
        <a:off x="1372075" y="1325523"/>
        <a:ext cx="544484" cy="544484"/>
      </dsp:txXfrm>
    </dsp:sp>
    <dsp:sp modelId="{2B6E8F96-D111-44F4-8460-7FDABD8965BC}">
      <dsp:nvSpPr>
        <dsp:cNvPr id="0" name=""/>
        <dsp:cNvSpPr/>
      </dsp:nvSpPr>
      <dsp:spPr>
        <a:xfrm rot="13800000">
          <a:off x="2268568" y="1280008"/>
          <a:ext cx="694006" cy="22456"/>
        </a:xfrm>
        <a:custGeom>
          <a:avLst/>
          <a:gdLst/>
          <a:ahLst/>
          <a:cxnLst/>
          <a:rect l="0" t="0" r="0" b="0"/>
          <a:pathLst>
            <a:path>
              <a:moveTo>
                <a:pt x="0" y="11228"/>
              </a:moveTo>
              <a:lnTo>
                <a:pt x="694006" y="1122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598221" y="1273886"/>
        <a:ext cx="34700" cy="34700"/>
      </dsp:txXfrm>
    </dsp:sp>
    <dsp:sp modelId="{421D87F2-EB41-4B36-9DF9-56C85B92B55C}">
      <dsp:nvSpPr>
        <dsp:cNvPr id="0" name=""/>
        <dsp:cNvSpPr/>
      </dsp:nvSpPr>
      <dsp:spPr>
        <a:xfrm>
          <a:off x="1760033" y="345473"/>
          <a:ext cx="770018" cy="770018"/>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Excretion</a:t>
          </a:r>
        </a:p>
      </dsp:txBody>
      <dsp:txXfrm>
        <a:off x="1872800" y="458240"/>
        <a:ext cx="544484" cy="54448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2A59C-5159-AF43-A120-780E09DB1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13</Pages>
  <Words>2106</Words>
  <Characters>12007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Mehra</dc:creator>
  <dc:description/>
  <cp:lastModifiedBy>User</cp:lastModifiedBy>
  <cp:revision>44</cp:revision>
  <dcterms:created xsi:type="dcterms:W3CDTF">2019-07-31T04:53:00Z</dcterms:created>
  <dcterms:modified xsi:type="dcterms:W3CDTF">2019-08-26T03:47:00Z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